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D2EBF" w14:textId="77777777" w:rsidR="00256663" w:rsidRDefault="00256663" w:rsidP="00256663">
      <w:pPr>
        <w:jc w:val="center"/>
      </w:pPr>
      <w:r>
        <w:rPr>
          <w:noProof/>
        </w:rPr>
        <w:drawing>
          <wp:anchor distT="0" distB="0" distL="114300" distR="114300" simplePos="0" relativeHeight="251659264" behindDoc="0" locked="0" layoutInCell="1" allowOverlap="1" wp14:anchorId="3BC22AB5" wp14:editId="22ED233E">
            <wp:simplePos x="0" y="0"/>
            <wp:positionH relativeFrom="page">
              <wp:posOffset>1646555</wp:posOffset>
            </wp:positionH>
            <wp:positionV relativeFrom="paragraph">
              <wp:posOffset>1318895</wp:posOffset>
            </wp:positionV>
            <wp:extent cx="4262400" cy="1530000"/>
            <wp:effectExtent l="0" t="0" r="5080" b="0"/>
            <wp:wrapThrough wrapText="bothSides">
              <wp:wrapPolygon edited="0">
                <wp:start x="0" y="0"/>
                <wp:lineTo x="0" y="13719"/>
                <wp:lineTo x="579" y="17215"/>
                <wp:lineTo x="579" y="17484"/>
                <wp:lineTo x="2317" y="21250"/>
                <wp:lineTo x="2414" y="21250"/>
                <wp:lineTo x="3476" y="21250"/>
                <wp:lineTo x="17474" y="20712"/>
                <wp:lineTo x="17667" y="16408"/>
                <wp:lineTo x="17185" y="12912"/>
                <wp:lineTo x="21529" y="9684"/>
                <wp:lineTo x="21529" y="5918"/>
                <wp:lineTo x="20371" y="5111"/>
                <wp:lineTo x="15447" y="4304"/>
                <wp:lineTo x="15833" y="807"/>
                <wp:lineTo x="14675" y="269"/>
                <wp:lineTo x="6179"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2400" cy="1530000"/>
                    </a:xfrm>
                    <a:prstGeom prst="rect">
                      <a:avLst/>
                    </a:prstGeom>
                  </pic:spPr>
                </pic:pic>
              </a:graphicData>
            </a:graphic>
            <wp14:sizeRelH relativeFrom="margin">
              <wp14:pctWidth>0</wp14:pctWidth>
            </wp14:sizeRelH>
            <wp14:sizeRelV relativeFrom="margin">
              <wp14:pctHeight>0</wp14:pctHeight>
            </wp14:sizeRelV>
          </wp:anchor>
        </w:drawing>
      </w:r>
    </w:p>
    <w:p w14:paraId="60970AA9" w14:textId="77777777" w:rsidR="00256663" w:rsidRPr="0062022D" w:rsidRDefault="00256663" w:rsidP="00256663"/>
    <w:p w14:paraId="1D80D4DB" w14:textId="77777777" w:rsidR="00256663" w:rsidRPr="0062022D" w:rsidRDefault="00256663" w:rsidP="00256663"/>
    <w:p w14:paraId="727298C4" w14:textId="77777777" w:rsidR="00256663" w:rsidRPr="0062022D" w:rsidRDefault="00256663" w:rsidP="00256663"/>
    <w:p w14:paraId="315B94C9" w14:textId="77777777" w:rsidR="00256663" w:rsidRPr="0062022D" w:rsidRDefault="00256663" w:rsidP="00256663"/>
    <w:p w14:paraId="2167A6FB" w14:textId="77777777" w:rsidR="00256663" w:rsidRPr="0062022D" w:rsidRDefault="00256663" w:rsidP="00256663"/>
    <w:p w14:paraId="207DBB5C" w14:textId="77777777" w:rsidR="00256663" w:rsidRPr="0062022D" w:rsidRDefault="00256663" w:rsidP="00256663"/>
    <w:p w14:paraId="1289798A" w14:textId="77777777" w:rsidR="00256663" w:rsidRPr="0062022D" w:rsidRDefault="00256663" w:rsidP="00256663"/>
    <w:p w14:paraId="3F0850B1" w14:textId="77777777" w:rsidR="00256663" w:rsidRPr="0062022D" w:rsidRDefault="00256663" w:rsidP="00256663"/>
    <w:p w14:paraId="3D0C5A90" w14:textId="77777777" w:rsidR="00256663" w:rsidRPr="0062022D" w:rsidRDefault="00256663" w:rsidP="00256663"/>
    <w:p w14:paraId="1DFB0C00" w14:textId="77777777" w:rsidR="00256663" w:rsidRDefault="00256663" w:rsidP="00256663"/>
    <w:p w14:paraId="43080CA1" w14:textId="77777777" w:rsidR="00256663" w:rsidRDefault="00256663" w:rsidP="00256663"/>
    <w:p w14:paraId="26D951E9" w14:textId="6E7ECEFF" w:rsidR="00256663" w:rsidRDefault="00256663" w:rsidP="00256663">
      <w:pPr>
        <w:tabs>
          <w:tab w:val="left" w:pos="2060"/>
        </w:tabs>
        <w:jc w:val="center"/>
        <w:rPr>
          <w:b/>
          <w:bCs/>
          <w:sz w:val="32"/>
          <w:szCs w:val="32"/>
        </w:rPr>
      </w:pPr>
      <w:r>
        <w:rPr>
          <w:b/>
          <w:bCs/>
          <w:sz w:val="32"/>
          <w:szCs w:val="32"/>
        </w:rPr>
        <w:t>CZ3005 ARTIFICIAL INTELLIGENCE</w:t>
      </w:r>
    </w:p>
    <w:p w14:paraId="7D87F2BE" w14:textId="1B5E4703" w:rsidR="00256663" w:rsidRDefault="00256663" w:rsidP="00256663">
      <w:pPr>
        <w:tabs>
          <w:tab w:val="left" w:pos="2060"/>
        </w:tabs>
        <w:jc w:val="center"/>
        <w:rPr>
          <w:b/>
          <w:bCs/>
          <w:sz w:val="32"/>
          <w:szCs w:val="32"/>
        </w:rPr>
      </w:pPr>
      <w:r w:rsidRPr="00256663">
        <w:rPr>
          <w:b/>
          <w:bCs/>
          <w:sz w:val="32"/>
          <w:szCs w:val="32"/>
        </w:rPr>
        <w:t>LAB EXERCISE 1</w:t>
      </w:r>
    </w:p>
    <w:p w14:paraId="6DA6F146" w14:textId="165CB492" w:rsidR="00256663" w:rsidRDefault="00256663" w:rsidP="00256663">
      <w:pPr>
        <w:tabs>
          <w:tab w:val="left" w:pos="2060"/>
        </w:tabs>
        <w:jc w:val="center"/>
        <w:rPr>
          <w:b/>
          <w:bCs/>
          <w:sz w:val="32"/>
          <w:szCs w:val="32"/>
        </w:rPr>
      </w:pPr>
      <w:r>
        <w:rPr>
          <w:b/>
          <w:bCs/>
          <w:sz w:val="32"/>
          <w:szCs w:val="32"/>
        </w:rPr>
        <w:t>LAB REPORT</w:t>
      </w:r>
    </w:p>
    <w:p w14:paraId="38830F6E" w14:textId="77777777" w:rsidR="00256663" w:rsidRDefault="00256663" w:rsidP="00256663">
      <w:pPr>
        <w:tabs>
          <w:tab w:val="left" w:pos="2060"/>
        </w:tabs>
        <w:jc w:val="center"/>
        <w:rPr>
          <w:sz w:val="28"/>
          <w:szCs w:val="28"/>
        </w:rPr>
      </w:pPr>
    </w:p>
    <w:p w14:paraId="16F3B253" w14:textId="77777777" w:rsidR="00256663" w:rsidRDefault="00256663" w:rsidP="00256663">
      <w:pPr>
        <w:rPr>
          <w:sz w:val="28"/>
          <w:szCs w:val="28"/>
        </w:rPr>
      </w:pPr>
    </w:p>
    <w:p w14:paraId="1E0CD8F2" w14:textId="77777777" w:rsidR="00256663" w:rsidRDefault="00256663" w:rsidP="00256663">
      <w:pPr>
        <w:rPr>
          <w:sz w:val="28"/>
          <w:szCs w:val="28"/>
        </w:rPr>
      </w:pPr>
    </w:p>
    <w:p w14:paraId="6DEB77A1" w14:textId="77777777" w:rsidR="00256663" w:rsidRDefault="00256663" w:rsidP="00256663">
      <w:pPr>
        <w:rPr>
          <w:sz w:val="28"/>
          <w:szCs w:val="28"/>
        </w:rPr>
      </w:pPr>
    </w:p>
    <w:p w14:paraId="7D5952C5" w14:textId="77777777" w:rsidR="00256663" w:rsidRDefault="00256663" w:rsidP="00256663">
      <w:pPr>
        <w:rPr>
          <w:sz w:val="28"/>
          <w:szCs w:val="28"/>
        </w:rPr>
      </w:pPr>
    </w:p>
    <w:p w14:paraId="66C9565C" w14:textId="77777777" w:rsidR="00256663" w:rsidRDefault="00256663" w:rsidP="00256663">
      <w:pPr>
        <w:rPr>
          <w:sz w:val="28"/>
          <w:szCs w:val="28"/>
        </w:rPr>
      </w:pPr>
    </w:p>
    <w:p w14:paraId="5502FEEE" w14:textId="77777777" w:rsidR="00256663" w:rsidRDefault="00256663" w:rsidP="00256663">
      <w:pPr>
        <w:rPr>
          <w:sz w:val="28"/>
          <w:szCs w:val="28"/>
        </w:rPr>
      </w:pPr>
    </w:p>
    <w:p w14:paraId="6EFAE5CC" w14:textId="77777777" w:rsidR="00256663" w:rsidRDefault="00256663" w:rsidP="00256663">
      <w:pPr>
        <w:rPr>
          <w:sz w:val="28"/>
          <w:szCs w:val="28"/>
        </w:rPr>
      </w:pPr>
    </w:p>
    <w:p w14:paraId="2A4EAE2F" w14:textId="77777777" w:rsidR="00256663" w:rsidRDefault="00256663" w:rsidP="00256663">
      <w:pPr>
        <w:rPr>
          <w:sz w:val="28"/>
          <w:szCs w:val="28"/>
        </w:rPr>
      </w:pPr>
    </w:p>
    <w:p w14:paraId="277D0A48" w14:textId="77777777" w:rsidR="00256663" w:rsidRDefault="00256663" w:rsidP="00256663">
      <w:pPr>
        <w:rPr>
          <w:sz w:val="28"/>
          <w:szCs w:val="28"/>
        </w:rPr>
      </w:pPr>
    </w:p>
    <w:p w14:paraId="03003165" w14:textId="77777777" w:rsidR="00256663" w:rsidRDefault="00256663" w:rsidP="00256663">
      <w:pPr>
        <w:rPr>
          <w:sz w:val="28"/>
          <w:szCs w:val="28"/>
        </w:rPr>
      </w:pPr>
    </w:p>
    <w:p w14:paraId="39739CE0" w14:textId="77777777" w:rsidR="00256663" w:rsidRDefault="00256663" w:rsidP="00256663">
      <w:pPr>
        <w:rPr>
          <w:sz w:val="28"/>
          <w:szCs w:val="28"/>
        </w:rPr>
      </w:pPr>
    </w:p>
    <w:p w14:paraId="23560529" w14:textId="77777777" w:rsidR="00256663" w:rsidRDefault="00256663" w:rsidP="00256663">
      <w:pPr>
        <w:tabs>
          <w:tab w:val="left" w:pos="2060"/>
        </w:tabs>
        <w:rPr>
          <w:sz w:val="28"/>
          <w:szCs w:val="28"/>
        </w:rPr>
      </w:pPr>
      <w:r>
        <w:rPr>
          <w:sz w:val="28"/>
          <w:szCs w:val="28"/>
        </w:rPr>
        <w:t>Shearman Chua Wei Jie (U1820058D)</w:t>
      </w:r>
    </w:p>
    <w:p w14:paraId="3610C0D3" w14:textId="3248D9DA" w:rsidR="00256663" w:rsidRPr="0062022D" w:rsidRDefault="00256663" w:rsidP="00256663">
      <w:pPr>
        <w:tabs>
          <w:tab w:val="left" w:pos="2060"/>
        </w:tabs>
        <w:rPr>
          <w:sz w:val="28"/>
          <w:szCs w:val="28"/>
        </w:rPr>
      </w:pPr>
      <w:r>
        <w:rPr>
          <w:sz w:val="28"/>
          <w:szCs w:val="28"/>
        </w:rPr>
        <w:t>LAB GROUP: TSP1</w:t>
      </w:r>
    </w:p>
    <w:p w14:paraId="78E7BC32" w14:textId="510FC70D" w:rsidR="002B3831" w:rsidRDefault="003B6DDD" w:rsidP="003B6DDD">
      <w:pPr>
        <w:pStyle w:val="Heading1"/>
      </w:pPr>
      <w:r>
        <w:lastRenderedPageBreak/>
        <w:t>Question 1</w:t>
      </w:r>
    </w:p>
    <w:p w14:paraId="30DEB6C5" w14:textId="52EE2F3E" w:rsidR="003B6DDD" w:rsidRPr="003B6DDD" w:rsidRDefault="003B6DDD" w:rsidP="003B6DDD">
      <w:r w:rsidRPr="003B6DDD">
        <w:t xml:space="preserve">For each of the following, give a graph that is a tree (there is at most one arc into any node), contains at most 15 nodes, and has at most two arcs out of any node. </w:t>
      </w:r>
    </w:p>
    <w:p w14:paraId="1697332B" w14:textId="509DE48C" w:rsidR="003B6DDD" w:rsidRDefault="003B6DDD" w:rsidP="003B6DDD">
      <w:pPr>
        <w:pStyle w:val="ListParagraph"/>
        <w:numPr>
          <w:ilvl w:val="0"/>
          <w:numId w:val="1"/>
        </w:numPr>
        <w:ind w:left="426"/>
      </w:pPr>
      <w:r w:rsidRPr="003B6DDD">
        <w:t>Give a graph where depth-first search (DFS) is much more efficient (expands fewer nodes) than breadth-first search (BFS).</w:t>
      </w:r>
    </w:p>
    <w:p w14:paraId="5455A63A" w14:textId="67CDCF28" w:rsidR="003B6DDD" w:rsidRDefault="00CD0133" w:rsidP="00CD0133">
      <w:pPr>
        <w:pStyle w:val="ListParagraph"/>
        <w:ind w:left="426"/>
        <w:jc w:val="center"/>
      </w:pPr>
      <w:r>
        <w:rPr>
          <w:noProof/>
        </w:rPr>
        <w:drawing>
          <wp:inline distT="0" distB="0" distL="0" distR="0" wp14:anchorId="2F508D9F" wp14:editId="0A57DD34">
            <wp:extent cx="3245853" cy="2860350"/>
            <wp:effectExtent l="0" t="0" r="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26505" cy="2931423"/>
                    </a:xfrm>
                    <a:prstGeom prst="rect">
                      <a:avLst/>
                    </a:prstGeom>
                  </pic:spPr>
                </pic:pic>
              </a:graphicData>
            </a:graphic>
          </wp:inline>
        </w:drawing>
      </w:r>
    </w:p>
    <w:p w14:paraId="5D91255E" w14:textId="19B5CA1F" w:rsidR="00CD0133" w:rsidRDefault="00CD0133" w:rsidP="00CD0133">
      <w:pPr>
        <w:pStyle w:val="ListParagraph"/>
        <w:ind w:left="426"/>
        <w:jc w:val="center"/>
        <w:rPr>
          <w:u w:val="single"/>
        </w:rPr>
      </w:pPr>
      <w:r w:rsidRPr="00CD0133">
        <w:rPr>
          <w:u w:val="single"/>
        </w:rPr>
        <w:t>Fig.1</w:t>
      </w:r>
    </w:p>
    <w:p w14:paraId="6E17D183" w14:textId="619647C2" w:rsidR="00CD0133" w:rsidRDefault="00CD0133" w:rsidP="00CD0133">
      <w:pPr>
        <w:pStyle w:val="ListParagraph"/>
        <w:ind w:left="426"/>
      </w:pPr>
      <w:bookmarkStart w:id="0" w:name="_Hlk50314436"/>
      <w:r>
        <w:t>For this question, we have a graph where:</w:t>
      </w:r>
    </w:p>
    <w:p w14:paraId="5D4BBD4F" w14:textId="711D52AD" w:rsidR="00CD0133" w:rsidRDefault="00CD0133" w:rsidP="00CD0133">
      <w:pPr>
        <w:pStyle w:val="ListParagraph"/>
        <w:ind w:left="426"/>
      </w:pPr>
      <w:r>
        <w:t>Start Node: Node 0</w:t>
      </w:r>
    </w:p>
    <w:p w14:paraId="0CF9B34F" w14:textId="3915D568" w:rsidR="00CD0133" w:rsidRDefault="00CD0133" w:rsidP="00CD0133">
      <w:pPr>
        <w:pStyle w:val="ListParagraph"/>
        <w:ind w:left="426"/>
      </w:pPr>
      <w:r>
        <w:t>Goal Node: Node 7</w:t>
      </w:r>
    </w:p>
    <w:p w14:paraId="15A8D99D" w14:textId="6EB5DF25" w:rsidR="00CD0133" w:rsidRDefault="00CD0133" w:rsidP="00CD0133">
      <w:pPr>
        <w:pStyle w:val="ListParagraph"/>
        <w:ind w:left="426"/>
      </w:pPr>
      <w:r>
        <w:t>Branching Factor: 2</w:t>
      </w:r>
    </w:p>
    <w:p w14:paraId="1915D950" w14:textId="0BEEF4E6" w:rsidR="00CF43AB" w:rsidRDefault="00CD0133" w:rsidP="00CF43AB">
      <w:pPr>
        <w:pStyle w:val="ListParagraph"/>
        <w:ind w:left="426"/>
      </w:pPr>
      <w:r>
        <w:t>For this graph, the edge cost for each edge is the same with cost 1.0 and each node has no heuristic function</w:t>
      </w:r>
      <w:r w:rsidR="00CF43AB">
        <w:t xml:space="preserve">. The neighbour ordering for both </w:t>
      </w:r>
      <w:r w:rsidR="00CF43AB" w:rsidRPr="003B6DDD">
        <w:t>breadth-first search (BFS)</w:t>
      </w:r>
      <w:r w:rsidR="00CF43AB">
        <w:t xml:space="preserve"> and </w:t>
      </w:r>
      <w:r w:rsidR="00CF43AB" w:rsidRPr="003B6DDD">
        <w:t>depth-first search (DFS)</w:t>
      </w:r>
      <w:r w:rsidR="00CF43AB">
        <w:t xml:space="preserve"> is set so that for nodes at the same level, the left most node is always expanded first as can be seen in Fig. 1. </w:t>
      </w:r>
    </w:p>
    <w:bookmarkEnd w:id="0"/>
    <w:p w14:paraId="7A43CDE0" w14:textId="4A5B6831" w:rsidR="00CF43AB" w:rsidRDefault="00CF43AB" w:rsidP="00CD0133">
      <w:pPr>
        <w:pStyle w:val="ListParagraph"/>
        <w:ind w:left="426"/>
        <w:rPr>
          <w:b/>
          <w:bCs/>
          <w:u w:val="single"/>
        </w:rPr>
      </w:pPr>
      <w:r>
        <w:rPr>
          <w:b/>
          <w:bCs/>
          <w:u w:val="single"/>
        </w:rPr>
        <w:t>Depth-First Search (DFS)</w:t>
      </w:r>
    </w:p>
    <w:p w14:paraId="1BE65775" w14:textId="5B068620" w:rsidR="00CD0133" w:rsidRDefault="00CF43AB" w:rsidP="00CF43AB">
      <w:pPr>
        <w:pStyle w:val="ListParagraph"/>
        <w:ind w:left="426"/>
        <w:jc w:val="center"/>
      </w:pPr>
      <w:r>
        <w:rPr>
          <w:noProof/>
        </w:rPr>
        <w:drawing>
          <wp:inline distT="0" distB="0" distL="0" distR="0" wp14:anchorId="427783EF" wp14:editId="5BD86B68">
            <wp:extent cx="3209730" cy="280895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4409" cy="2848058"/>
                    </a:xfrm>
                    <a:prstGeom prst="rect">
                      <a:avLst/>
                    </a:prstGeom>
                  </pic:spPr>
                </pic:pic>
              </a:graphicData>
            </a:graphic>
          </wp:inline>
        </w:drawing>
      </w:r>
    </w:p>
    <w:p w14:paraId="245465F9" w14:textId="58169937" w:rsidR="00CF43AB" w:rsidRDefault="00CF43AB" w:rsidP="00CF43AB">
      <w:pPr>
        <w:pStyle w:val="ListParagraph"/>
        <w:ind w:left="426"/>
        <w:jc w:val="center"/>
        <w:rPr>
          <w:u w:val="single"/>
        </w:rPr>
      </w:pPr>
      <w:r w:rsidRPr="00CF43AB">
        <w:rPr>
          <w:u w:val="single"/>
        </w:rPr>
        <w:t>Fig.2</w:t>
      </w:r>
    </w:p>
    <w:p w14:paraId="7600AB05" w14:textId="3EDB68AC" w:rsidR="00CF43AB" w:rsidRDefault="00CF43AB" w:rsidP="00CF43AB">
      <w:pPr>
        <w:pStyle w:val="ListParagraph"/>
        <w:ind w:left="426"/>
      </w:pPr>
      <w:r>
        <w:lastRenderedPageBreak/>
        <w:t xml:space="preserve">For this graph, the Goal node is located at the last level of the graph with </w:t>
      </w:r>
      <w:r w:rsidR="00163866">
        <w:t>it being the most left node of the last level. This causes the Depth-First Search (DFS) to perform very well as it will always search depth-first, expanding the left most node at each level which allows the Goal node to be searched with the least number of possible nodes expanded.</w:t>
      </w:r>
    </w:p>
    <w:p w14:paraId="2B90343A" w14:textId="0DB352C0" w:rsidR="00163866" w:rsidRDefault="00163866" w:rsidP="00163866">
      <w:pPr>
        <w:pStyle w:val="ListParagraph"/>
        <w:ind w:left="426"/>
        <w:rPr>
          <w:b/>
          <w:bCs/>
          <w:u w:val="single"/>
        </w:rPr>
      </w:pPr>
      <w:r>
        <w:rPr>
          <w:b/>
          <w:bCs/>
          <w:u w:val="single"/>
        </w:rPr>
        <w:t>Breadth-First Search (BFS)</w:t>
      </w:r>
    </w:p>
    <w:p w14:paraId="024B6854" w14:textId="7361E26B" w:rsidR="00163866" w:rsidRDefault="00163866" w:rsidP="00163866">
      <w:pPr>
        <w:pStyle w:val="ListParagraph"/>
        <w:ind w:left="426"/>
        <w:jc w:val="center"/>
      </w:pPr>
      <w:r>
        <w:rPr>
          <w:noProof/>
        </w:rPr>
        <w:drawing>
          <wp:inline distT="0" distB="0" distL="0" distR="0" wp14:anchorId="2B47FB32" wp14:editId="51230416">
            <wp:extent cx="3315478" cy="291729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92418" cy="2984999"/>
                    </a:xfrm>
                    <a:prstGeom prst="rect">
                      <a:avLst/>
                    </a:prstGeom>
                  </pic:spPr>
                </pic:pic>
              </a:graphicData>
            </a:graphic>
          </wp:inline>
        </w:drawing>
      </w:r>
    </w:p>
    <w:p w14:paraId="0D380BC6" w14:textId="350BAB81" w:rsidR="00163866" w:rsidRDefault="00163866" w:rsidP="00163866">
      <w:pPr>
        <w:pStyle w:val="ListParagraph"/>
        <w:ind w:left="426"/>
        <w:jc w:val="center"/>
        <w:rPr>
          <w:u w:val="single"/>
        </w:rPr>
      </w:pPr>
      <w:r w:rsidRPr="00163866">
        <w:rPr>
          <w:u w:val="single"/>
        </w:rPr>
        <w:t>Fig.3</w:t>
      </w:r>
    </w:p>
    <w:p w14:paraId="1BBF50C7" w14:textId="64699AD7" w:rsidR="00163866" w:rsidRDefault="00163866" w:rsidP="00163866">
      <w:pPr>
        <w:pStyle w:val="ListParagraph"/>
        <w:ind w:left="426"/>
      </w:pPr>
      <w:r>
        <w:t>For this graph, the Goal node is located at the last level of the graph with it being the most left node of the last level. This causes the Breadth-First Search (BFS) algorithm to perform poorer than the Depth-First Search</w:t>
      </w:r>
      <w:r w:rsidR="000A53BC">
        <w:t xml:space="preserve"> (DFS)</w:t>
      </w:r>
      <w:r>
        <w:t xml:space="preserve"> algorithm as when a Goal node is located at the maximum depth of the graph and located at the left-most position of that level. The algorithm must search all the other nodes located at the higher levels before reaching the goal node. In this case, </w:t>
      </w:r>
      <w:r w:rsidR="000A53BC">
        <w:t>the BFS algorithm must expand twice as many nodes as the DFS algorithm. In general, when the neighbour nodes are ordered from left to right, and the Goal node is towards the left side of the graph at maximum depth, the DFS algorithm performs better than the BFS algorithm.</w:t>
      </w:r>
    </w:p>
    <w:p w14:paraId="42661122" w14:textId="77777777" w:rsidR="000A53BC" w:rsidRDefault="000A53BC" w:rsidP="00163866">
      <w:pPr>
        <w:pStyle w:val="ListParagraph"/>
        <w:ind w:left="426"/>
      </w:pPr>
    </w:p>
    <w:p w14:paraId="524C5E90" w14:textId="7E93B5F7" w:rsidR="000A53BC" w:rsidRDefault="000A53BC" w:rsidP="000A53BC">
      <w:pPr>
        <w:pStyle w:val="ListParagraph"/>
        <w:numPr>
          <w:ilvl w:val="0"/>
          <w:numId w:val="1"/>
        </w:numPr>
        <w:ind w:left="426"/>
      </w:pPr>
      <w:r w:rsidRPr="000A53BC">
        <w:t>Give a graph where BFS is much better than DFS.</w:t>
      </w:r>
    </w:p>
    <w:p w14:paraId="5F1D3823" w14:textId="637D340E" w:rsidR="000A53BC" w:rsidRDefault="000A53BC" w:rsidP="000A53BC">
      <w:pPr>
        <w:pStyle w:val="ListParagraph"/>
        <w:ind w:left="426"/>
        <w:jc w:val="center"/>
      </w:pPr>
      <w:r>
        <w:rPr>
          <w:noProof/>
        </w:rPr>
        <w:drawing>
          <wp:inline distT="0" distB="0" distL="0" distR="0" wp14:anchorId="1D8E6B2D" wp14:editId="0B0BEC84">
            <wp:extent cx="3030676" cy="2662334"/>
            <wp:effectExtent l="0" t="0" r="0" b="508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2534" cy="2690320"/>
                    </a:xfrm>
                    <a:prstGeom prst="rect">
                      <a:avLst/>
                    </a:prstGeom>
                  </pic:spPr>
                </pic:pic>
              </a:graphicData>
            </a:graphic>
          </wp:inline>
        </w:drawing>
      </w:r>
    </w:p>
    <w:p w14:paraId="5542EE74" w14:textId="44649361" w:rsidR="000A53BC" w:rsidRPr="000A53BC" w:rsidRDefault="000A53BC" w:rsidP="000A53BC">
      <w:pPr>
        <w:pStyle w:val="ListParagraph"/>
        <w:ind w:left="426"/>
        <w:jc w:val="center"/>
        <w:rPr>
          <w:u w:val="single"/>
        </w:rPr>
      </w:pPr>
      <w:r w:rsidRPr="000A53BC">
        <w:rPr>
          <w:u w:val="single"/>
        </w:rPr>
        <w:t>Fig.4</w:t>
      </w:r>
    </w:p>
    <w:p w14:paraId="6BE10B06" w14:textId="77777777" w:rsidR="000A53BC" w:rsidRDefault="000A53BC" w:rsidP="000A53BC">
      <w:pPr>
        <w:pStyle w:val="ListParagraph"/>
        <w:ind w:left="426"/>
      </w:pPr>
      <w:r>
        <w:t>For this question, we have a graph where:</w:t>
      </w:r>
    </w:p>
    <w:p w14:paraId="3370E7B5" w14:textId="77777777" w:rsidR="000A53BC" w:rsidRDefault="000A53BC" w:rsidP="000A53BC">
      <w:pPr>
        <w:pStyle w:val="ListParagraph"/>
        <w:ind w:left="426"/>
      </w:pPr>
      <w:r>
        <w:lastRenderedPageBreak/>
        <w:t>Start Node: Node 0</w:t>
      </w:r>
    </w:p>
    <w:p w14:paraId="6176B911" w14:textId="5F7AD1EB" w:rsidR="000A53BC" w:rsidRDefault="000A53BC" w:rsidP="000A53BC">
      <w:pPr>
        <w:pStyle w:val="ListParagraph"/>
        <w:ind w:left="426"/>
      </w:pPr>
      <w:r>
        <w:t>Goal Node: Node 2</w:t>
      </w:r>
    </w:p>
    <w:p w14:paraId="05D3FD8A" w14:textId="0DFC2611" w:rsidR="000A53BC" w:rsidRDefault="000A53BC" w:rsidP="000A53BC">
      <w:pPr>
        <w:pStyle w:val="ListParagraph"/>
        <w:ind w:left="426"/>
      </w:pPr>
      <w:r>
        <w:t xml:space="preserve">For this graph, the edge cost for each edge is the same with cost 1.0 and each node has no heuristic function. The neighbour ordering for both </w:t>
      </w:r>
      <w:r w:rsidRPr="003B6DDD">
        <w:t>breadth-first search (BFS)</w:t>
      </w:r>
      <w:r>
        <w:t xml:space="preserve"> and </w:t>
      </w:r>
      <w:r w:rsidRPr="003B6DDD">
        <w:t>depth-first search (DFS)</w:t>
      </w:r>
      <w:r>
        <w:t xml:space="preserve"> is set so that for nodes at the same level, the left most node is always expanded first as can be seen in Fig. 4. </w:t>
      </w:r>
    </w:p>
    <w:p w14:paraId="30876C0A" w14:textId="77777777" w:rsidR="000A53BC" w:rsidRDefault="000A53BC" w:rsidP="000A53BC">
      <w:pPr>
        <w:pStyle w:val="ListParagraph"/>
        <w:ind w:left="426"/>
        <w:rPr>
          <w:b/>
          <w:bCs/>
          <w:u w:val="single"/>
        </w:rPr>
      </w:pPr>
      <w:r>
        <w:rPr>
          <w:b/>
          <w:bCs/>
          <w:u w:val="single"/>
        </w:rPr>
        <w:t>Breadth-First Search (BFS)</w:t>
      </w:r>
    </w:p>
    <w:p w14:paraId="7742AAD7" w14:textId="1D0DDE10" w:rsidR="000A53BC" w:rsidRDefault="000A53BC" w:rsidP="000A53BC">
      <w:pPr>
        <w:pStyle w:val="ListParagraph"/>
        <w:ind w:left="426"/>
        <w:jc w:val="center"/>
      </w:pPr>
      <w:r>
        <w:rPr>
          <w:noProof/>
        </w:rPr>
        <w:drawing>
          <wp:inline distT="0" distB="0" distL="0" distR="0" wp14:anchorId="4CDD232B" wp14:editId="798F0EC8">
            <wp:extent cx="3303087" cy="2904931"/>
            <wp:effectExtent l="0" t="0" r="0" b="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4404" cy="2958857"/>
                    </a:xfrm>
                    <a:prstGeom prst="rect">
                      <a:avLst/>
                    </a:prstGeom>
                  </pic:spPr>
                </pic:pic>
              </a:graphicData>
            </a:graphic>
          </wp:inline>
        </w:drawing>
      </w:r>
    </w:p>
    <w:p w14:paraId="380CC702" w14:textId="73EC8079" w:rsidR="000A53BC" w:rsidRDefault="000A53BC" w:rsidP="000A53BC">
      <w:pPr>
        <w:pStyle w:val="ListParagraph"/>
        <w:ind w:left="426"/>
        <w:jc w:val="center"/>
        <w:rPr>
          <w:u w:val="single"/>
        </w:rPr>
      </w:pPr>
      <w:r w:rsidRPr="00DC0CCE">
        <w:rPr>
          <w:u w:val="single"/>
        </w:rPr>
        <w:t>Fig.5</w:t>
      </w:r>
    </w:p>
    <w:p w14:paraId="34F3CE5D" w14:textId="0DFDA98C" w:rsidR="000A53BC" w:rsidRDefault="00DC0CCE" w:rsidP="00163866">
      <w:pPr>
        <w:pStyle w:val="ListParagraph"/>
        <w:ind w:left="426"/>
      </w:pPr>
      <w:r>
        <w:t>For this graph, the Goal node is the Right most node at the second level of the graph. This causes the Breadth-First Search (BFS) algorithm to perform well as the Goal node is found after just searching the level the Goal node is located at, with only 3 nodes expanded.</w:t>
      </w:r>
    </w:p>
    <w:p w14:paraId="2F62167E" w14:textId="77777777" w:rsidR="00DC0CCE" w:rsidRDefault="00DC0CCE" w:rsidP="00DC0CCE">
      <w:pPr>
        <w:pStyle w:val="ListParagraph"/>
        <w:ind w:left="426"/>
        <w:rPr>
          <w:b/>
          <w:bCs/>
          <w:u w:val="single"/>
        </w:rPr>
      </w:pPr>
      <w:r>
        <w:rPr>
          <w:b/>
          <w:bCs/>
          <w:u w:val="single"/>
        </w:rPr>
        <w:t>Depth-First Search (DFS)</w:t>
      </w:r>
    </w:p>
    <w:p w14:paraId="575E1296" w14:textId="54742CCF" w:rsidR="00DC0CCE" w:rsidRDefault="00DC0CCE" w:rsidP="00DC0CCE">
      <w:pPr>
        <w:pStyle w:val="ListParagraph"/>
        <w:ind w:left="426"/>
        <w:jc w:val="center"/>
      </w:pPr>
      <w:r>
        <w:rPr>
          <w:noProof/>
        </w:rPr>
        <w:drawing>
          <wp:inline distT="0" distB="0" distL="0" distR="0" wp14:anchorId="7C1C668E" wp14:editId="6D9DA948">
            <wp:extent cx="3271935" cy="2878622"/>
            <wp:effectExtent l="0" t="0" r="508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reensh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95222" cy="2899110"/>
                    </a:xfrm>
                    <a:prstGeom prst="rect">
                      <a:avLst/>
                    </a:prstGeom>
                  </pic:spPr>
                </pic:pic>
              </a:graphicData>
            </a:graphic>
          </wp:inline>
        </w:drawing>
      </w:r>
    </w:p>
    <w:p w14:paraId="07E7F292" w14:textId="1AE905D7" w:rsidR="00DC0CCE" w:rsidRDefault="00DC0CCE" w:rsidP="00DC0CCE">
      <w:pPr>
        <w:pStyle w:val="ListParagraph"/>
        <w:ind w:left="426"/>
        <w:jc w:val="center"/>
        <w:rPr>
          <w:u w:val="single"/>
        </w:rPr>
      </w:pPr>
      <w:r w:rsidRPr="00DC0CCE">
        <w:rPr>
          <w:u w:val="single"/>
        </w:rPr>
        <w:t>Fig.6</w:t>
      </w:r>
    </w:p>
    <w:p w14:paraId="7891CBDD" w14:textId="60C8B5E6" w:rsidR="00DC0CCE" w:rsidRDefault="00DC0CCE" w:rsidP="00DC0CCE">
      <w:pPr>
        <w:pStyle w:val="ListParagraph"/>
        <w:ind w:left="426"/>
      </w:pPr>
      <w:r>
        <w:t xml:space="preserve">For this graph, the Goal node is the Right most node at the second level of the graph. This causes the Death-First Search (DFS) algorithm to perform poorer than the Breadth-First Search (BFS) algorithm as DFS always searches until the maximum depth, expanding the left-most node at each level before searching other nodes, this causes the Goal node to be expanded last as it is </w:t>
      </w:r>
      <w:r>
        <w:lastRenderedPageBreak/>
        <w:t>located at the right most position at the second level.</w:t>
      </w:r>
      <w:r w:rsidR="00D15492">
        <w:t xml:space="preserve"> In general, if the Goal node is located at the higher levels of the search graph and if the neighbours are ordered left to right, BFS will perform better than DFS if the node is located more towards the right side of the graph.</w:t>
      </w:r>
    </w:p>
    <w:p w14:paraId="4EBE6DDB" w14:textId="2E1BE6CE" w:rsidR="00D15492" w:rsidRDefault="00D15492" w:rsidP="00D15492">
      <w:pPr>
        <w:pStyle w:val="ListParagraph"/>
        <w:numPr>
          <w:ilvl w:val="0"/>
          <w:numId w:val="1"/>
        </w:numPr>
        <w:ind w:left="426"/>
      </w:pPr>
      <w:bookmarkStart w:id="1" w:name="_Hlk50316407"/>
      <w:r w:rsidRPr="000A53BC">
        <w:t xml:space="preserve">Give a graph </w:t>
      </w:r>
      <w:r w:rsidRPr="00D15492">
        <w:t>where A* search is more efficient than either DFS or BFS.</w:t>
      </w:r>
    </w:p>
    <w:bookmarkEnd w:id="1"/>
    <w:p w14:paraId="7F724253" w14:textId="56BE514A" w:rsidR="00D15492" w:rsidRDefault="00D15492" w:rsidP="00D15492">
      <w:pPr>
        <w:pStyle w:val="ListParagraph"/>
        <w:ind w:left="426"/>
        <w:jc w:val="center"/>
      </w:pPr>
      <w:r>
        <w:rPr>
          <w:noProof/>
        </w:rPr>
        <w:drawing>
          <wp:inline distT="0" distB="0" distL="0" distR="0" wp14:anchorId="37EC9938" wp14:editId="52425B88">
            <wp:extent cx="3620278" cy="2985346"/>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2355" cy="3003551"/>
                    </a:xfrm>
                    <a:prstGeom prst="rect">
                      <a:avLst/>
                    </a:prstGeom>
                  </pic:spPr>
                </pic:pic>
              </a:graphicData>
            </a:graphic>
          </wp:inline>
        </w:drawing>
      </w:r>
    </w:p>
    <w:p w14:paraId="5E415867" w14:textId="01CFA7CB" w:rsidR="00D15492" w:rsidRDefault="00B66D62" w:rsidP="00D15492">
      <w:pPr>
        <w:pStyle w:val="ListParagraph"/>
        <w:ind w:left="426"/>
        <w:jc w:val="center"/>
        <w:rPr>
          <w:u w:val="single"/>
        </w:rPr>
      </w:pPr>
      <w:r w:rsidRPr="00B66D62">
        <w:rPr>
          <w:u w:val="single"/>
        </w:rPr>
        <w:t>Fig.7</w:t>
      </w:r>
    </w:p>
    <w:p w14:paraId="4B1CB2C5" w14:textId="77777777" w:rsidR="00B66D62" w:rsidRDefault="00B66D62" w:rsidP="00B66D62">
      <w:pPr>
        <w:pStyle w:val="ListParagraph"/>
        <w:ind w:left="426"/>
      </w:pPr>
      <w:bookmarkStart w:id="2" w:name="_Hlk50316502"/>
      <w:r>
        <w:t>For this question, we have a graph where:</w:t>
      </w:r>
    </w:p>
    <w:p w14:paraId="270314A6" w14:textId="77777777" w:rsidR="00B66D62" w:rsidRDefault="00B66D62" w:rsidP="00B66D62">
      <w:pPr>
        <w:pStyle w:val="ListParagraph"/>
        <w:ind w:left="426"/>
      </w:pPr>
      <w:r>
        <w:t>Start Node: Node 0</w:t>
      </w:r>
    </w:p>
    <w:p w14:paraId="3C3BD90E" w14:textId="53F40A92" w:rsidR="00B66D62" w:rsidRDefault="00B66D62" w:rsidP="00B66D62">
      <w:pPr>
        <w:pStyle w:val="ListParagraph"/>
        <w:ind w:left="426"/>
      </w:pPr>
      <w:r>
        <w:t>Goal Node: Node 14</w:t>
      </w:r>
    </w:p>
    <w:p w14:paraId="5F02C321" w14:textId="77777777" w:rsidR="00B66D62" w:rsidRDefault="00B66D62" w:rsidP="00B66D62">
      <w:pPr>
        <w:pStyle w:val="ListParagraph"/>
        <w:ind w:left="426"/>
      </w:pPr>
      <w:r>
        <w:t>Branching Factor: 2</w:t>
      </w:r>
    </w:p>
    <w:p w14:paraId="1664B8FE" w14:textId="4B3975A5" w:rsidR="00B66D62" w:rsidRPr="00B66D62" w:rsidRDefault="00B66D62" w:rsidP="00B66D62">
      <w:pPr>
        <w:pStyle w:val="ListParagraph"/>
        <w:ind w:left="426"/>
      </w:pPr>
      <w:r>
        <w:t>For this graph, the edge cost for each edge is the same with cost 1.0 and the heuristic function of each node is written on the node itself. The neighbour ordering for both breadth-first search (BFS) and depth-first search (DFS) is set so that for nodes at the same level, the left most node is always expanded first as can be seen in Fig. 7.</w:t>
      </w:r>
    </w:p>
    <w:p w14:paraId="5505A0FC" w14:textId="6AE82C58" w:rsidR="00D15492" w:rsidRDefault="00D93E72" w:rsidP="00DC0CCE">
      <w:pPr>
        <w:pStyle w:val="ListParagraph"/>
        <w:ind w:left="426"/>
        <w:rPr>
          <w:b/>
          <w:bCs/>
          <w:u w:val="single"/>
        </w:rPr>
      </w:pPr>
      <w:bookmarkStart w:id="3" w:name="_Hlk50316660"/>
      <w:bookmarkEnd w:id="2"/>
      <w:r>
        <w:rPr>
          <w:b/>
          <w:bCs/>
          <w:u w:val="single"/>
        </w:rPr>
        <w:t>A* Search</w:t>
      </w:r>
    </w:p>
    <w:bookmarkEnd w:id="3"/>
    <w:p w14:paraId="67FA0F79" w14:textId="13E884C9" w:rsidR="00D93E72" w:rsidRDefault="00D93E72" w:rsidP="00D93E72">
      <w:pPr>
        <w:pStyle w:val="ListParagraph"/>
        <w:ind w:left="426"/>
        <w:jc w:val="center"/>
      </w:pPr>
      <w:r>
        <w:rPr>
          <w:noProof/>
        </w:rPr>
        <w:drawing>
          <wp:inline distT="0" distB="0" distL="0" distR="0" wp14:anchorId="59AA7AF3" wp14:editId="27AAAA30">
            <wp:extent cx="3727340" cy="3054221"/>
            <wp:effectExtent l="0" t="0" r="698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7111" cy="3095004"/>
                    </a:xfrm>
                    <a:prstGeom prst="rect">
                      <a:avLst/>
                    </a:prstGeom>
                  </pic:spPr>
                </pic:pic>
              </a:graphicData>
            </a:graphic>
          </wp:inline>
        </w:drawing>
      </w:r>
    </w:p>
    <w:p w14:paraId="5A3ABFE6" w14:textId="594FCD93" w:rsidR="00D93E72" w:rsidRPr="00D93E72" w:rsidRDefault="00D93E72" w:rsidP="00D93E72">
      <w:pPr>
        <w:pStyle w:val="ListParagraph"/>
        <w:ind w:left="426"/>
        <w:jc w:val="center"/>
        <w:rPr>
          <w:u w:val="single"/>
        </w:rPr>
      </w:pPr>
      <w:r w:rsidRPr="00D93E72">
        <w:rPr>
          <w:u w:val="single"/>
        </w:rPr>
        <w:t>Fig.8</w:t>
      </w:r>
    </w:p>
    <w:p w14:paraId="658E6DF2" w14:textId="3F493781" w:rsidR="00D93E72" w:rsidRDefault="00D93E72" w:rsidP="00D93E72">
      <w:pPr>
        <w:pStyle w:val="ListParagraph"/>
        <w:ind w:left="426"/>
      </w:pPr>
      <w:r>
        <w:lastRenderedPageBreak/>
        <w:t>For this graph, the A* Search algorithm performed better than the Breadth-First Search (BFS) and Depth-First Search (DFS) algorithms. The A* algorithm expanded the least amount of nodes possible, with 4 nodes to find the Goal node of the graph. This is due to the fact that the heuristic function of the graph allowed the A* Search algorithm to expand nodes that are heuristically closer to the Goal node, ignoring the other nodes in the search process, allowing the A* Search to be more efficient than  BFS and DFS.</w:t>
      </w:r>
    </w:p>
    <w:p w14:paraId="76E327D3" w14:textId="73CA7EB6" w:rsidR="00D93E72" w:rsidRDefault="00D93E72" w:rsidP="00D93E72">
      <w:pPr>
        <w:pStyle w:val="ListParagraph"/>
        <w:ind w:left="426"/>
        <w:rPr>
          <w:b/>
          <w:bCs/>
          <w:u w:val="single"/>
        </w:rPr>
      </w:pPr>
      <w:r>
        <w:rPr>
          <w:b/>
          <w:bCs/>
          <w:u w:val="single"/>
        </w:rPr>
        <w:t>Breadth-First Search</w:t>
      </w:r>
    </w:p>
    <w:p w14:paraId="3A6C0F18" w14:textId="73FB997D" w:rsidR="00D93E72" w:rsidRDefault="00D93E72" w:rsidP="00D93E72">
      <w:pPr>
        <w:pStyle w:val="ListParagraph"/>
        <w:ind w:left="426"/>
        <w:jc w:val="center"/>
      </w:pPr>
      <w:r>
        <w:rPr>
          <w:noProof/>
        </w:rPr>
        <w:drawing>
          <wp:inline distT="0" distB="0" distL="0" distR="0" wp14:anchorId="5D8720B4" wp14:editId="0C8C0DD7">
            <wp:extent cx="3862873" cy="3194809"/>
            <wp:effectExtent l="0" t="0" r="4445" b="571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1146" cy="3226463"/>
                    </a:xfrm>
                    <a:prstGeom prst="rect">
                      <a:avLst/>
                    </a:prstGeom>
                  </pic:spPr>
                </pic:pic>
              </a:graphicData>
            </a:graphic>
          </wp:inline>
        </w:drawing>
      </w:r>
    </w:p>
    <w:p w14:paraId="163C4CF2" w14:textId="5D9CABE9" w:rsidR="00D93E72" w:rsidRPr="000547A2" w:rsidRDefault="00D93E72" w:rsidP="00D93E72">
      <w:pPr>
        <w:pStyle w:val="ListParagraph"/>
        <w:ind w:left="426"/>
        <w:jc w:val="center"/>
        <w:rPr>
          <w:u w:val="single"/>
        </w:rPr>
      </w:pPr>
      <w:r w:rsidRPr="000547A2">
        <w:rPr>
          <w:u w:val="single"/>
        </w:rPr>
        <w:t>Fig.9</w:t>
      </w:r>
    </w:p>
    <w:p w14:paraId="5E7BF4F1" w14:textId="443F2608" w:rsidR="00D93E72" w:rsidRPr="00D93E72" w:rsidRDefault="00D93E72" w:rsidP="00D93E72">
      <w:pPr>
        <w:pStyle w:val="ListParagraph"/>
        <w:ind w:left="426"/>
      </w:pPr>
      <w:r>
        <w:t xml:space="preserve">For this graph, as Breadth-First Search (BFS) does not take into account the heuristic costs </w:t>
      </w:r>
      <w:r w:rsidR="003E1187">
        <w:t xml:space="preserve">or path costs </w:t>
      </w:r>
      <w:r>
        <w:t xml:space="preserve">of each node, and expands nodes level by level until it finds the </w:t>
      </w:r>
      <w:r w:rsidR="00E91FAC">
        <w:t>G</w:t>
      </w:r>
      <w:r>
        <w:t xml:space="preserve">oal node, the BFS performed poorly as </w:t>
      </w:r>
      <w:r w:rsidR="00E91FAC">
        <w:t>the neighbour nodes for each level are ordered left to right and the Goal node is at the most bottom right of the graph, which causes the BFS to expand every node in the search graph before actually reaching the Goal node.</w:t>
      </w:r>
    </w:p>
    <w:p w14:paraId="3CAE6D1B" w14:textId="5543D618" w:rsidR="00E91FAC" w:rsidRDefault="00E91FAC" w:rsidP="00E91FAC">
      <w:pPr>
        <w:pStyle w:val="ListParagraph"/>
        <w:ind w:left="426"/>
        <w:rPr>
          <w:b/>
          <w:bCs/>
          <w:u w:val="single"/>
        </w:rPr>
      </w:pPr>
      <w:r>
        <w:rPr>
          <w:b/>
          <w:bCs/>
          <w:u w:val="single"/>
        </w:rPr>
        <w:t>Depth-First Search</w:t>
      </w:r>
    </w:p>
    <w:p w14:paraId="1C50EC4B" w14:textId="15B338E3" w:rsidR="00D93E72" w:rsidRDefault="00E91FAC" w:rsidP="00E91FAC">
      <w:pPr>
        <w:pStyle w:val="ListParagraph"/>
        <w:ind w:left="426"/>
        <w:jc w:val="center"/>
      </w:pPr>
      <w:r>
        <w:rPr>
          <w:noProof/>
        </w:rPr>
        <w:drawing>
          <wp:inline distT="0" distB="0" distL="0" distR="0" wp14:anchorId="21139F90" wp14:editId="436F08D9">
            <wp:extent cx="3630318" cy="2992017"/>
            <wp:effectExtent l="0" t="0" r="825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7597" cy="3030983"/>
                    </a:xfrm>
                    <a:prstGeom prst="rect">
                      <a:avLst/>
                    </a:prstGeom>
                  </pic:spPr>
                </pic:pic>
              </a:graphicData>
            </a:graphic>
          </wp:inline>
        </w:drawing>
      </w:r>
    </w:p>
    <w:p w14:paraId="179A1DF4" w14:textId="6D781732" w:rsidR="00E91FAC" w:rsidRDefault="000547A2" w:rsidP="00E91FAC">
      <w:pPr>
        <w:pStyle w:val="ListParagraph"/>
        <w:ind w:left="426"/>
        <w:jc w:val="center"/>
        <w:rPr>
          <w:u w:val="single"/>
        </w:rPr>
      </w:pPr>
      <w:r w:rsidRPr="000547A2">
        <w:rPr>
          <w:u w:val="single"/>
        </w:rPr>
        <w:t>Fig.10</w:t>
      </w:r>
    </w:p>
    <w:p w14:paraId="331EC6C9" w14:textId="58E17AC7" w:rsidR="000547A2" w:rsidRDefault="000547A2" w:rsidP="000547A2">
      <w:pPr>
        <w:pStyle w:val="ListParagraph"/>
        <w:ind w:left="426"/>
      </w:pPr>
      <w:r>
        <w:lastRenderedPageBreak/>
        <w:t>Similar to BFS, the Depth-First Search (DFS) algorithm does not take into account the heuristic cost</w:t>
      </w:r>
      <w:r w:rsidR="00C17E0B">
        <w:t>s</w:t>
      </w:r>
      <w:r>
        <w:t xml:space="preserve"> </w:t>
      </w:r>
      <w:r w:rsidR="00C17E0B">
        <w:t xml:space="preserve">and path costs </w:t>
      </w:r>
      <w:r>
        <w:t xml:space="preserve">of each node when searching the Search Graph. The DFS algorithm will expand nodes depth-first, expanding the left-most node at each level until it reaches maximum depth before searching the other nodes. For this Search Graph, because the Goal node is located at the bottom-right most location of the graph, the DFS algorithm will search though all depths and expand all the nodes in the graph before actually reaching the Goal node. </w:t>
      </w:r>
    </w:p>
    <w:p w14:paraId="33C90AEE" w14:textId="2DFE60AE" w:rsidR="000547A2" w:rsidRDefault="000547A2" w:rsidP="003E2663">
      <w:pPr>
        <w:pStyle w:val="ListParagraph"/>
        <w:numPr>
          <w:ilvl w:val="0"/>
          <w:numId w:val="1"/>
        </w:numPr>
        <w:ind w:left="426"/>
      </w:pPr>
      <w:r w:rsidRPr="000547A2">
        <w:t>Give a graph where DFS and BFS are both more efficient than A* search.</w:t>
      </w:r>
    </w:p>
    <w:p w14:paraId="6FABD45A" w14:textId="27BAE4CD" w:rsidR="000547A2" w:rsidRDefault="00D80D39" w:rsidP="000547A2">
      <w:pPr>
        <w:pStyle w:val="ListParagraph"/>
        <w:jc w:val="center"/>
      </w:pPr>
      <w:r>
        <w:rPr>
          <w:noProof/>
        </w:rPr>
        <w:drawing>
          <wp:inline distT="0" distB="0" distL="0" distR="0" wp14:anchorId="47E858C0" wp14:editId="3CA3EBA0">
            <wp:extent cx="3807726" cy="3441128"/>
            <wp:effectExtent l="0" t="0" r="2540" b="698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7503" cy="3477075"/>
                    </a:xfrm>
                    <a:prstGeom prst="rect">
                      <a:avLst/>
                    </a:prstGeom>
                  </pic:spPr>
                </pic:pic>
              </a:graphicData>
            </a:graphic>
          </wp:inline>
        </w:drawing>
      </w:r>
    </w:p>
    <w:p w14:paraId="5ED12184" w14:textId="1E1EDCAC" w:rsidR="000547A2" w:rsidRPr="003E2663" w:rsidRDefault="000547A2" w:rsidP="000547A2">
      <w:pPr>
        <w:pStyle w:val="ListParagraph"/>
        <w:jc w:val="center"/>
        <w:rPr>
          <w:u w:val="single"/>
        </w:rPr>
      </w:pPr>
      <w:r w:rsidRPr="003E2663">
        <w:rPr>
          <w:u w:val="single"/>
        </w:rPr>
        <w:t>Fig.11</w:t>
      </w:r>
    </w:p>
    <w:p w14:paraId="4B303E4C" w14:textId="77777777" w:rsidR="000547A2" w:rsidRDefault="000547A2" w:rsidP="003E2663">
      <w:pPr>
        <w:pStyle w:val="ListParagraph"/>
        <w:ind w:left="426"/>
      </w:pPr>
      <w:r>
        <w:t>For this question, we have a graph where:</w:t>
      </w:r>
    </w:p>
    <w:p w14:paraId="14D2CD91" w14:textId="77777777" w:rsidR="000547A2" w:rsidRDefault="000547A2" w:rsidP="003E2663">
      <w:pPr>
        <w:pStyle w:val="ListParagraph"/>
        <w:ind w:left="426"/>
      </w:pPr>
      <w:r>
        <w:t>Start Node: Node 0</w:t>
      </w:r>
    </w:p>
    <w:p w14:paraId="028AC069" w14:textId="66B4ECC7" w:rsidR="000547A2" w:rsidRDefault="000547A2" w:rsidP="003E2663">
      <w:pPr>
        <w:pStyle w:val="ListParagraph"/>
        <w:ind w:left="426"/>
      </w:pPr>
      <w:r>
        <w:t xml:space="preserve">Goal Node: Node </w:t>
      </w:r>
      <w:r w:rsidR="00D80D39">
        <w:t>8</w:t>
      </w:r>
    </w:p>
    <w:p w14:paraId="5ADB95B8" w14:textId="4369C30E" w:rsidR="00163866" w:rsidRDefault="000547A2" w:rsidP="003E2663">
      <w:pPr>
        <w:pStyle w:val="ListParagraph"/>
        <w:ind w:left="426"/>
      </w:pPr>
      <w:r>
        <w:t>For this graph, the edge cost for each edge is the same with cost 1.0 and the heuristic function of each node is written on the node itself. The neighbour ordering for both breadth-first search (BFS) and depth-first search (DFS) is set so that for nodes at the same level, the left most node is always expanded first as can be seen in Fig. 11.</w:t>
      </w:r>
    </w:p>
    <w:p w14:paraId="5DDFB2AC" w14:textId="77777777" w:rsidR="003E2663" w:rsidRDefault="003E2663" w:rsidP="003E2663">
      <w:pPr>
        <w:pStyle w:val="ListParagraph"/>
        <w:ind w:left="426"/>
        <w:rPr>
          <w:b/>
          <w:bCs/>
          <w:u w:val="single"/>
        </w:rPr>
      </w:pPr>
    </w:p>
    <w:p w14:paraId="5D80BD3A" w14:textId="77777777" w:rsidR="003E2663" w:rsidRDefault="003E2663" w:rsidP="003E2663">
      <w:pPr>
        <w:pStyle w:val="ListParagraph"/>
        <w:ind w:left="426"/>
        <w:rPr>
          <w:b/>
          <w:bCs/>
          <w:u w:val="single"/>
        </w:rPr>
      </w:pPr>
    </w:p>
    <w:p w14:paraId="200A8191" w14:textId="77777777" w:rsidR="003E2663" w:rsidRDefault="003E2663" w:rsidP="003E2663">
      <w:pPr>
        <w:pStyle w:val="ListParagraph"/>
        <w:ind w:left="426"/>
        <w:rPr>
          <w:b/>
          <w:bCs/>
          <w:u w:val="single"/>
        </w:rPr>
      </w:pPr>
    </w:p>
    <w:p w14:paraId="3B1D0C13" w14:textId="77777777" w:rsidR="003E2663" w:rsidRDefault="003E2663" w:rsidP="003E2663">
      <w:pPr>
        <w:pStyle w:val="ListParagraph"/>
        <w:ind w:left="426"/>
        <w:rPr>
          <w:b/>
          <w:bCs/>
          <w:u w:val="single"/>
        </w:rPr>
      </w:pPr>
    </w:p>
    <w:p w14:paraId="1213564C" w14:textId="77777777" w:rsidR="003E2663" w:rsidRDefault="003E2663" w:rsidP="003E2663">
      <w:pPr>
        <w:pStyle w:val="ListParagraph"/>
        <w:ind w:left="426"/>
        <w:rPr>
          <w:b/>
          <w:bCs/>
          <w:u w:val="single"/>
        </w:rPr>
      </w:pPr>
    </w:p>
    <w:p w14:paraId="277CA373" w14:textId="77777777" w:rsidR="003E2663" w:rsidRDefault="003E2663" w:rsidP="003E2663">
      <w:pPr>
        <w:pStyle w:val="ListParagraph"/>
        <w:ind w:left="426"/>
        <w:rPr>
          <w:b/>
          <w:bCs/>
          <w:u w:val="single"/>
        </w:rPr>
      </w:pPr>
    </w:p>
    <w:p w14:paraId="0E2C7D88" w14:textId="77777777" w:rsidR="003E2663" w:rsidRDefault="003E2663" w:rsidP="003E2663">
      <w:pPr>
        <w:pStyle w:val="ListParagraph"/>
        <w:ind w:left="426"/>
        <w:rPr>
          <w:b/>
          <w:bCs/>
          <w:u w:val="single"/>
        </w:rPr>
      </w:pPr>
    </w:p>
    <w:p w14:paraId="1B9016B5" w14:textId="77777777" w:rsidR="003E2663" w:rsidRDefault="003E2663" w:rsidP="003E2663">
      <w:pPr>
        <w:pStyle w:val="ListParagraph"/>
        <w:ind w:left="426"/>
        <w:rPr>
          <w:b/>
          <w:bCs/>
          <w:u w:val="single"/>
        </w:rPr>
      </w:pPr>
    </w:p>
    <w:p w14:paraId="51CB4442" w14:textId="77777777" w:rsidR="003E2663" w:rsidRDefault="003E2663" w:rsidP="003E2663">
      <w:pPr>
        <w:pStyle w:val="ListParagraph"/>
        <w:ind w:left="426"/>
        <w:rPr>
          <w:b/>
          <w:bCs/>
          <w:u w:val="single"/>
        </w:rPr>
      </w:pPr>
    </w:p>
    <w:p w14:paraId="593ABCBC" w14:textId="77777777" w:rsidR="003E2663" w:rsidRDefault="003E2663" w:rsidP="003E2663">
      <w:pPr>
        <w:pStyle w:val="ListParagraph"/>
        <w:ind w:left="426"/>
        <w:rPr>
          <w:b/>
          <w:bCs/>
          <w:u w:val="single"/>
        </w:rPr>
      </w:pPr>
    </w:p>
    <w:p w14:paraId="43F9EA05" w14:textId="77777777" w:rsidR="003E2663" w:rsidRDefault="003E2663" w:rsidP="003E2663">
      <w:pPr>
        <w:pStyle w:val="ListParagraph"/>
        <w:ind w:left="426"/>
        <w:rPr>
          <w:b/>
          <w:bCs/>
          <w:u w:val="single"/>
        </w:rPr>
      </w:pPr>
    </w:p>
    <w:p w14:paraId="69B35A1E" w14:textId="77777777" w:rsidR="003E2663" w:rsidRDefault="003E2663" w:rsidP="003E2663">
      <w:pPr>
        <w:pStyle w:val="ListParagraph"/>
        <w:ind w:left="426"/>
        <w:rPr>
          <w:b/>
          <w:bCs/>
          <w:u w:val="single"/>
        </w:rPr>
      </w:pPr>
    </w:p>
    <w:p w14:paraId="1284726B" w14:textId="77777777" w:rsidR="003E2663" w:rsidRDefault="003E2663" w:rsidP="003E2663">
      <w:pPr>
        <w:pStyle w:val="ListParagraph"/>
        <w:ind w:left="426"/>
        <w:rPr>
          <w:b/>
          <w:bCs/>
          <w:u w:val="single"/>
        </w:rPr>
      </w:pPr>
    </w:p>
    <w:p w14:paraId="1B295885" w14:textId="77777777" w:rsidR="003E2663" w:rsidRDefault="003E2663" w:rsidP="003E2663">
      <w:pPr>
        <w:pStyle w:val="ListParagraph"/>
        <w:ind w:left="426"/>
        <w:rPr>
          <w:b/>
          <w:bCs/>
          <w:u w:val="single"/>
        </w:rPr>
      </w:pPr>
    </w:p>
    <w:p w14:paraId="2CF867D7" w14:textId="77777777" w:rsidR="003E2663" w:rsidRPr="00D80D39" w:rsidRDefault="003E2663" w:rsidP="00D80D39">
      <w:pPr>
        <w:rPr>
          <w:b/>
          <w:bCs/>
          <w:u w:val="single"/>
        </w:rPr>
      </w:pPr>
    </w:p>
    <w:p w14:paraId="142EA15C" w14:textId="393B249D" w:rsidR="003E2663" w:rsidRDefault="003E2663" w:rsidP="003E2663">
      <w:pPr>
        <w:pStyle w:val="ListParagraph"/>
        <w:ind w:left="426"/>
        <w:rPr>
          <w:b/>
          <w:bCs/>
          <w:u w:val="single"/>
        </w:rPr>
      </w:pPr>
      <w:r>
        <w:rPr>
          <w:b/>
          <w:bCs/>
          <w:u w:val="single"/>
        </w:rPr>
        <w:lastRenderedPageBreak/>
        <w:t>A* Search</w:t>
      </w:r>
    </w:p>
    <w:p w14:paraId="4B6CC295" w14:textId="21E03D97" w:rsidR="003E2663" w:rsidRDefault="00D80D39" w:rsidP="003E2663">
      <w:pPr>
        <w:pStyle w:val="ListParagraph"/>
        <w:ind w:left="426"/>
        <w:jc w:val="center"/>
      </w:pPr>
      <w:r>
        <w:rPr>
          <w:noProof/>
        </w:rPr>
        <w:drawing>
          <wp:inline distT="0" distB="0" distL="0" distR="0" wp14:anchorId="32A783A0" wp14:editId="36E5F2FE">
            <wp:extent cx="4502038" cy="4128448"/>
            <wp:effectExtent l="0" t="0" r="0"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9558" cy="4144514"/>
                    </a:xfrm>
                    <a:prstGeom prst="rect">
                      <a:avLst/>
                    </a:prstGeom>
                  </pic:spPr>
                </pic:pic>
              </a:graphicData>
            </a:graphic>
          </wp:inline>
        </w:drawing>
      </w:r>
    </w:p>
    <w:p w14:paraId="1BD3BA7A" w14:textId="7F2C320B" w:rsidR="003E2663" w:rsidRPr="003E2663" w:rsidRDefault="003E2663" w:rsidP="003E2663">
      <w:pPr>
        <w:pStyle w:val="ListParagraph"/>
        <w:jc w:val="center"/>
        <w:rPr>
          <w:u w:val="single"/>
        </w:rPr>
      </w:pPr>
      <w:r w:rsidRPr="003E2663">
        <w:rPr>
          <w:u w:val="single"/>
        </w:rPr>
        <w:t>Fig.1</w:t>
      </w:r>
      <w:r>
        <w:rPr>
          <w:u w:val="single"/>
        </w:rPr>
        <w:t>2</w:t>
      </w:r>
    </w:p>
    <w:p w14:paraId="440BD0D3" w14:textId="66D72CB3" w:rsidR="003E2663" w:rsidRDefault="003E2663" w:rsidP="003E2663">
      <w:pPr>
        <w:pStyle w:val="ListParagraph"/>
        <w:ind w:left="426"/>
      </w:pPr>
      <w:r>
        <w:t xml:space="preserve">For this graph, the A* Search considers the heuristic costs of the nodes in the graph, where each heuristic cost is actually the </w:t>
      </w:r>
      <w:r w:rsidR="004C66F0">
        <w:t xml:space="preserve">exact </w:t>
      </w:r>
      <w:r>
        <w:t xml:space="preserve">path cost </w:t>
      </w:r>
      <w:r w:rsidR="004C66F0">
        <w:t xml:space="preserve">from the node </w:t>
      </w:r>
      <w:r>
        <w:t>to the Goal node. Due to the fact that the heuristic cost</w:t>
      </w:r>
      <w:r w:rsidR="00014515">
        <w:t>s</w:t>
      </w:r>
      <w:r>
        <w:t xml:space="preserve"> </w:t>
      </w:r>
      <w:r w:rsidR="00014515">
        <w:t xml:space="preserve">and path costs </w:t>
      </w:r>
      <w:r>
        <w:t xml:space="preserve">of </w:t>
      </w:r>
      <w:r w:rsidR="00014515">
        <w:t xml:space="preserve">top four </w:t>
      </w:r>
      <w:r>
        <w:t xml:space="preserve">nodes at the right side of the graph </w:t>
      </w:r>
      <w:r w:rsidR="00014515">
        <w:t xml:space="preserve">are smaller than the </w:t>
      </w:r>
      <w:r w:rsidR="004C66F0">
        <w:t xml:space="preserve">combined </w:t>
      </w:r>
      <w:r w:rsidR="00014515">
        <w:t>path and heuristic cost for node 9</w:t>
      </w:r>
      <w:r>
        <w:t xml:space="preserve">, the A* Star Search actually </w:t>
      </w:r>
      <w:r w:rsidR="00014515">
        <w:t xml:space="preserve">has to </w:t>
      </w:r>
      <w:r>
        <w:t xml:space="preserve">expands </w:t>
      </w:r>
      <w:r w:rsidR="00014515">
        <w:t>some of</w:t>
      </w:r>
      <w:r>
        <w:t xml:space="preserve"> the </w:t>
      </w:r>
      <w:r w:rsidR="00014515">
        <w:t xml:space="preserve">other </w:t>
      </w:r>
      <w:r w:rsidR="00825A9F">
        <w:t>nodes in the graph before actually reaching the Goal node, but the algorithm finds the most optimal path to the Goal node in terms of path cost.</w:t>
      </w:r>
      <w:r w:rsidR="004C66F0">
        <w:t xml:space="preserve"> </w:t>
      </w:r>
      <w:r w:rsidR="000D5917">
        <w:t>This search graph goes to show that although the A* Search algorithm always finds the most optimal path to the goal, it may not be the most efficient algorithm all the time as it will have to check the path cost and heuristic cost of each frontier node at each iteration and expand the node with the least combined heuristic and path cost.</w:t>
      </w:r>
    </w:p>
    <w:p w14:paraId="4349A4C3" w14:textId="77777777" w:rsidR="00014515" w:rsidRDefault="00014515" w:rsidP="00825A9F">
      <w:pPr>
        <w:pStyle w:val="ListParagraph"/>
        <w:ind w:left="426"/>
        <w:rPr>
          <w:b/>
          <w:bCs/>
          <w:u w:val="single"/>
        </w:rPr>
      </w:pPr>
    </w:p>
    <w:p w14:paraId="47DBA90E" w14:textId="77777777" w:rsidR="00014515" w:rsidRDefault="00014515" w:rsidP="00825A9F">
      <w:pPr>
        <w:pStyle w:val="ListParagraph"/>
        <w:ind w:left="426"/>
        <w:rPr>
          <w:b/>
          <w:bCs/>
          <w:u w:val="single"/>
        </w:rPr>
      </w:pPr>
    </w:p>
    <w:p w14:paraId="54C9FC26" w14:textId="77777777" w:rsidR="00014515" w:rsidRDefault="00014515" w:rsidP="00825A9F">
      <w:pPr>
        <w:pStyle w:val="ListParagraph"/>
        <w:ind w:left="426"/>
        <w:rPr>
          <w:b/>
          <w:bCs/>
          <w:u w:val="single"/>
        </w:rPr>
      </w:pPr>
    </w:p>
    <w:p w14:paraId="69B08962" w14:textId="77777777" w:rsidR="00014515" w:rsidRDefault="00014515" w:rsidP="00825A9F">
      <w:pPr>
        <w:pStyle w:val="ListParagraph"/>
        <w:ind w:left="426"/>
        <w:rPr>
          <w:b/>
          <w:bCs/>
          <w:u w:val="single"/>
        </w:rPr>
      </w:pPr>
    </w:p>
    <w:p w14:paraId="164B67A7" w14:textId="77777777" w:rsidR="00014515" w:rsidRDefault="00014515" w:rsidP="00825A9F">
      <w:pPr>
        <w:pStyle w:val="ListParagraph"/>
        <w:ind w:left="426"/>
        <w:rPr>
          <w:b/>
          <w:bCs/>
          <w:u w:val="single"/>
        </w:rPr>
      </w:pPr>
    </w:p>
    <w:p w14:paraId="15FB159E" w14:textId="77777777" w:rsidR="00014515" w:rsidRDefault="00014515" w:rsidP="00825A9F">
      <w:pPr>
        <w:pStyle w:val="ListParagraph"/>
        <w:ind w:left="426"/>
        <w:rPr>
          <w:b/>
          <w:bCs/>
          <w:u w:val="single"/>
        </w:rPr>
      </w:pPr>
    </w:p>
    <w:p w14:paraId="2A8BB190" w14:textId="77777777" w:rsidR="00014515" w:rsidRDefault="00014515" w:rsidP="00825A9F">
      <w:pPr>
        <w:pStyle w:val="ListParagraph"/>
        <w:ind w:left="426"/>
        <w:rPr>
          <w:b/>
          <w:bCs/>
          <w:u w:val="single"/>
        </w:rPr>
      </w:pPr>
    </w:p>
    <w:p w14:paraId="2B045BB0" w14:textId="77777777" w:rsidR="00014515" w:rsidRDefault="00014515" w:rsidP="00825A9F">
      <w:pPr>
        <w:pStyle w:val="ListParagraph"/>
        <w:ind w:left="426"/>
        <w:rPr>
          <w:b/>
          <w:bCs/>
          <w:u w:val="single"/>
        </w:rPr>
      </w:pPr>
    </w:p>
    <w:p w14:paraId="29C076E7" w14:textId="77777777" w:rsidR="00014515" w:rsidRDefault="00014515" w:rsidP="00825A9F">
      <w:pPr>
        <w:pStyle w:val="ListParagraph"/>
        <w:ind w:left="426"/>
        <w:rPr>
          <w:b/>
          <w:bCs/>
          <w:u w:val="single"/>
        </w:rPr>
      </w:pPr>
    </w:p>
    <w:p w14:paraId="6E4D1C2A" w14:textId="77777777" w:rsidR="00014515" w:rsidRDefault="00014515" w:rsidP="00825A9F">
      <w:pPr>
        <w:pStyle w:val="ListParagraph"/>
        <w:ind w:left="426"/>
        <w:rPr>
          <w:b/>
          <w:bCs/>
          <w:u w:val="single"/>
        </w:rPr>
      </w:pPr>
    </w:p>
    <w:p w14:paraId="3B1AB45F" w14:textId="77777777" w:rsidR="00014515" w:rsidRDefault="00014515" w:rsidP="00825A9F">
      <w:pPr>
        <w:pStyle w:val="ListParagraph"/>
        <w:ind w:left="426"/>
        <w:rPr>
          <w:b/>
          <w:bCs/>
          <w:u w:val="single"/>
        </w:rPr>
      </w:pPr>
    </w:p>
    <w:p w14:paraId="64F3B626" w14:textId="77777777" w:rsidR="00014515" w:rsidRDefault="00014515" w:rsidP="00825A9F">
      <w:pPr>
        <w:pStyle w:val="ListParagraph"/>
        <w:ind w:left="426"/>
        <w:rPr>
          <w:b/>
          <w:bCs/>
          <w:u w:val="single"/>
        </w:rPr>
      </w:pPr>
    </w:p>
    <w:p w14:paraId="2F1EAF61" w14:textId="77777777" w:rsidR="00014515" w:rsidRDefault="00014515" w:rsidP="00825A9F">
      <w:pPr>
        <w:pStyle w:val="ListParagraph"/>
        <w:ind w:left="426"/>
        <w:rPr>
          <w:b/>
          <w:bCs/>
          <w:u w:val="single"/>
        </w:rPr>
      </w:pPr>
    </w:p>
    <w:p w14:paraId="2FC6430C" w14:textId="77777777" w:rsidR="00014515" w:rsidRPr="00BD635B" w:rsidRDefault="00014515" w:rsidP="00BD635B">
      <w:pPr>
        <w:rPr>
          <w:b/>
          <w:bCs/>
          <w:u w:val="single"/>
        </w:rPr>
      </w:pPr>
    </w:p>
    <w:p w14:paraId="5F80C544" w14:textId="5EEC715F" w:rsidR="00825A9F" w:rsidRDefault="00825A9F" w:rsidP="00825A9F">
      <w:pPr>
        <w:pStyle w:val="ListParagraph"/>
        <w:ind w:left="426"/>
        <w:rPr>
          <w:b/>
          <w:bCs/>
          <w:u w:val="single"/>
        </w:rPr>
      </w:pPr>
      <w:r>
        <w:rPr>
          <w:b/>
          <w:bCs/>
          <w:u w:val="single"/>
        </w:rPr>
        <w:lastRenderedPageBreak/>
        <w:t>Breadth-First Search</w:t>
      </w:r>
    </w:p>
    <w:p w14:paraId="48514044" w14:textId="2F0A531C" w:rsidR="00825A9F" w:rsidRDefault="00014515" w:rsidP="00825A9F">
      <w:pPr>
        <w:pStyle w:val="ListParagraph"/>
        <w:ind w:left="426"/>
        <w:jc w:val="center"/>
      </w:pPr>
      <w:r>
        <w:rPr>
          <w:noProof/>
        </w:rPr>
        <w:drawing>
          <wp:inline distT="0" distB="0" distL="0" distR="0" wp14:anchorId="3A231F4E" wp14:editId="6179190E">
            <wp:extent cx="4543414" cy="356889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80739" cy="3598209"/>
                    </a:xfrm>
                    <a:prstGeom prst="rect">
                      <a:avLst/>
                    </a:prstGeom>
                  </pic:spPr>
                </pic:pic>
              </a:graphicData>
            </a:graphic>
          </wp:inline>
        </w:drawing>
      </w:r>
    </w:p>
    <w:p w14:paraId="57282C81" w14:textId="6AA006E9" w:rsidR="00825A9F" w:rsidRPr="00825A9F" w:rsidRDefault="00825A9F" w:rsidP="00825A9F">
      <w:pPr>
        <w:pStyle w:val="ListParagraph"/>
        <w:ind w:left="426"/>
        <w:jc w:val="center"/>
        <w:rPr>
          <w:u w:val="single"/>
        </w:rPr>
      </w:pPr>
      <w:r w:rsidRPr="00825A9F">
        <w:rPr>
          <w:u w:val="single"/>
        </w:rPr>
        <w:t>Fig. 13</w:t>
      </w:r>
    </w:p>
    <w:p w14:paraId="1836175A" w14:textId="2B2EB6FE" w:rsidR="00825A9F" w:rsidRDefault="00825A9F" w:rsidP="00825A9F">
      <w:pPr>
        <w:pStyle w:val="ListParagraph"/>
        <w:ind w:left="426"/>
      </w:pPr>
      <w:r>
        <w:t xml:space="preserve">For the Breadth-First Search (BFS) algorithm, the algorithm ignores the heuristic costs </w:t>
      </w:r>
      <w:r w:rsidR="00014515">
        <w:t xml:space="preserve">and path costs </w:t>
      </w:r>
      <w:r>
        <w:t xml:space="preserve">of the nodes in the Search Graph. It therefore only expanded along the breadth of the Search Graph and found the </w:t>
      </w:r>
      <w:r w:rsidR="00563D15">
        <w:t>Goal node at the second level of the graph without having to expand</w:t>
      </w:r>
      <w:r w:rsidR="00014515">
        <w:t xml:space="preserve"> </w:t>
      </w:r>
      <w:r w:rsidR="00563D15">
        <w:t>other nodes</w:t>
      </w:r>
      <w:r w:rsidR="00E518B8">
        <w:t>,</w:t>
      </w:r>
      <w:r w:rsidR="00563D15">
        <w:t xml:space="preserve"> </w:t>
      </w:r>
      <w:r w:rsidR="00014515">
        <w:t>un</w:t>
      </w:r>
      <w:r w:rsidR="00563D15">
        <w:t>like the A* Search algorithm</w:t>
      </w:r>
      <w:r w:rsidR="00014515">
        <w:t>, therefore finding the optimal path more efficiently than the A* algorithm.</w:t>
      </w:r>
    </w:p>
    <w:p w14:paraId="3A2F0531" w14:textId="1B76D19A" w:rsidR="002119A3" w:rsidRDefault="002119A3" w:rsidP="00825A9F">
      <w:pPr>
        <w:pStyle w:val="ListParagraph"/>
        <w:ind w:left="426"/>
      </w:pPr>
      <w:r w:rsidRPr="002119A3">
        <w:t xml:space="preserve">While A* uses a priority queue, BFS utilizes a queue. Usually, queues are much faster than priority queues (e.g. Dequeue () is </w:t>
      </w:r>
      <w:r w:rsidR="00E4687B" w:rsidRPr="002119A3">
        <w:t>O (</w:t>
      </w:r>
      <w:r w:rsidRPr="002119A3">
        <w:t xml:space="preserve">1) vs </w:t>
      </w:r>
      <w:proofErr w:type="gramStart"/>
      <w:r w:rsidRPr="002119A3">
        <w:t>O(</w:t>
      </w:r>
      <w:proofErr w:type="gramEnd"/>
      <w:r w:rsidRPr="002119A3">
        <w:t xml:space="preserve">log n)). The benefit of A* is that it normally expands far fewer nodes than BFS, but if that is not the case, BFS will be faster. That </w:t>
      </w:r>
      <w:r w:rsidR="00E4687B" w:rsidRPr="002119A3">
        <w:t>could</w:t>
      </w:r>
      <w:r w:rsidRPr="002119A3">
        <w:t xml:space="preserve"> occur if the heuristic used is poor, or if the graph is very sparse or small, or if the heuristic fails for a given graph.</w:t>
      </w:r>
    </w:p>
    <w:p w14:paraId="7004A62E" w14:textId="44ABD0A3" w:rsidR="002119A3" w:rsidRDefault="002119A3" w:rsidP="00825A9F">
      <w:pPr>
        <w:pStyle w:val="ListParagraph"/>
        <w:ind w:left="426"/>
      </w:pPr>
    </w:p>
    <w:p w14:paraId="0E6FE2D2" w14:textId="755D5173" w:rsidR="002119A3" w:rsidRDefault="002119A3" w:rsidP="00825A9F">
      <w:pPr>
        <w:pStyle w:val="ListParagraph"/>
        <w:ind w:left="426"/>
      </w:pPr>
    </w:p>
    <w:p w14:paraId="180AADB4" w14:textId="6CB68EDB" w:rsidR="002119A3" w:rsidRDefault="002119A3" w:rsidP="00825A9F">
      <w:pPr>
        <w:pStyle w:val="ListParagraph"/>
        <w:ind w:left="426"/>
      </w:pPr>
    </w:p>
    <w:p w14:paraId="329357CD" w14:textId="599C3135" w:rsidR="002119A3" w:rsidRDefault="002119A3" w:rsidP="00825A9F">
      <w:pPr>
        <w:pStyle w:val="ListParagraph"/>
        <w:ind w:left="426"/>
      </w:pPr>
    </w:p>
    <w:p w14:paraId="5818A102" w14:textId="43E5B300" w:rsidR="002119A3" w:rsidRDefault="002119A3" w:rsidP="00825A9F">
      <w:pPr>
        <w:pStyle w:val="ListParagraph"/>
        <w:ind w:left="426"/>
      </w:pPr>
    </w:p>
    <w:p w14:paraId="5E10E8B4" w14:textId="49BC3C33" w:rsidR="002119A3" w:rsidRDefault="002119A3" w:rsidP="00825A9F">
      <w:pPr>
        <w:pStyle w:val="ListParagraph"/>
        <w:ind w:left="426"/>
      </w:pPr>
    </w:p>
    <w:p w14:paraId="555E3F33" w14:textId="1BAB7D18" w:rsidR="002119A3" w:rsidRDefault="002119A3" w:rsidP="00825A9F">
      <w:pPr>
        <w:pStyle w:val="ListParagraph"/>
        <w:ind w:left="426"/>
      </w:pPr>
    </w:p>
    <w:p w14:paraId="1CEAB4F9" w14:textId="732D7139" w:rsidR="002119A3" w:rsidRDefault="002119A3" w:rsidP="00825A9F">
      <w:pPr>
        <w:pStyle w:val="ListParagraph"/>
        <w:ind w:left="426"/>
      </w:pPr>
    </w:p>
    <w:p w14:paraId="315D7D76" w14:textId="6AA2E51E" w:rsidR="002119A3" w:rsidRDefault="002119A3" w:rsidP="00825A9F">
      <w:pPr>
        <w:pStyle w:val="ListParagraph"/>
        <w:ind w:left="426"/>
      </w:pPr>
    </w:p>
    <w:p w14:paraId="063C9428" w14:textId="5D0C775B" w:rsidR="002119A3" w:rsidRDefault="002119A3" w:rsidP="00825A9F">
      <w:pPr>
        <w:pStyle w:val="ListParagraph"/>
        <w:ind w:left="426"/>
      </w:pPr>
    </w:p>
    <w:p w14:paraId="424BBA12" w14:textId="6E2E2079" w:rsidR="002119A3" w:rsidRDefault="002119A3" w:rsidP="00825A9F">
      <w:pPr>
        <w:pStyle w:val="ListParagraph"/>
        <w:ind w:left="426"/>
      </w:pPr>
    </w:p>
    <w:p w14:paraId="7AA0BD49" w14:textId="038A9920" w:rsidR="002119A3" w:rsidRDefault="002119A3" w:rsidP="00825A9F">
      <w:pPr>
        <w:pStyle w:val="ListParagraph"/>
        <w:ind w:left="426"/>
      </w:pPr>
    </w:p>
    <w:p w14:paraId="772120FC" w14:textId="4CFB64DF" w:rsidR="002119A3" w:rsidRDefault="002119A3" w:rsidP="00825A9F">
      <w:pPr>
        <w:pStyle w:val="ListParagraph"/>
        <w:ind w:left="426"/>
      </w:pPr>
    </w:p>
    <w:p w14:paraId="6359ACA1" w14:textId="024092BB" w:rsidR="002119A3" w:rsidRDefault="002119A3" w:rsidP="00825A9F">
      <w:pPr>
        <w:pStyle w:val="ListParagraph"/>
        <w:ind w:left="426"/>
      </w:pPr>
    </w:p>
    <w:p w14:paraId="0249B52D" w14:textId="60B83D64" w:rsidR="002119A3" w:rsidRDefault="002119A3" w:rsidP="00825A9F">
      <w:pPr>
        <w:pStyle w:val="ListParagraph"/>
        <w:ind w:left="426"/>
      </w:pPr>
    </w:p>
    <w:p w14:paraId="1717FF17" w14:textId="0EA1D86B" w:rsidR="002119A3" w:rsidRDefault="002119A3" w:rsidP="00825A9F">
      <w:pPr>
        <w:pStyle w:val="ListParagraph"/>
        <w:ind w:left="426"/>
      </w:pPr>
    </w:p>
    <w:p w14:paraId="71F84A26" w14:textId="5D41865E" w:rsidR="002119A3" w:rsidRDefault="002119A3" w:rsidP="00825A9F">
      <w:pPr>
        <w:pStyle w:val="ListParagraph"/>
        <w:ind w:left="426"/>
      </w:pPr>
    </w:p>
    <w:p w14:paraId="35CCBA03" w14:textId="77777777" w:rsidR="002119A3" w:rsidRDefault="002119A3" w:rsidP="00825A9F">
      <w:pPr>
        <w:pStyle w:val="ListParagraph"/>
        <w:ind w:left="426"/>
      </w:pPr>
    </w:p>
    <w:p w14:paraId="5E225D0F" w14:textId="2D3534EB" w:rsidR="0042355E" w:rsidRDefault="0042355E" w:rsidP="0042355E">
      <w:pPr>
        <w:pStyle w:val="ListParagraph"/>
        <w:ind w:left="426"/>
        <w:rPr>
          <w:b/>
          <w:bCs/>
          <w:u w:val="single"/>
        </w:rPr>
      </w:pPr>
      <w:r>
        <w:rPr>
          <w:b/>
          <w:bCs/>
          <w:u w:val="single"/>
        </w:rPr>
        <w:lastRenderedPageBreak/>
        <w:t>Depth-First Search</w:t>
      </w:r>
    </w:p>
    <w:p w14:paraId="6D3BD92F" w14:textId="0F64C2C4" w:rsidR="008D5968" w:rsidRDefault="00014515" w:rsidP="008D5968">
      <w:pPr>
        <w:pStyle w:val="ListParagraph"/>
        <w:ind w:left="426"/>
        <w:jc w:val="center"/>
        <w:rPr>
          <w:b/>
          <w:bCs/>
          <w:u w:val="single"/>
        </w:rPr>
      </w:pPr>
      <w:r>
        <w:rPr>
          <w:b/>
          <w:bCs/>
          <w:noProof/>
          <w:u w:val="single"/>
        </w:rPr>
        <w:drawing>
          <wp:inline distT="0" distB="0" distL="0" distR="0" wp14:anchorId="279093E0" wp14:editId="6B4C1161">
            <wp:extent cx="4640238" cy="3662939"/>
            <wp:effectExtent l="0" t="0" r="825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8321" cy="3669319"/>
                    </a:xfrm>
                    <a:prstGeom prst="rect">
                      <a:avLst/>
                    </a:prstGeom>
                  </pic:spPr>
                </pic:pic>
              </a:graphicData>
            </a:graphic>
          </wp:inline>
        </w:drawing>
      </w:r>
    </w:p>
    <w:p w14:paraId="1EBDD672" w14:textId="77777777" w:rsidR="008D5968" w:rsidRPr="00825A9F" w:rsidRDefault="008D5968" w:rsidP="008D5968">
      <w:pPr>
        <w:pStyle w:val="ListParagraph"/>
        <w:ind w:left="426"/>
        <w:jc w:val="center"/>
        <w:rPr>
          <w:u w:val="single"/>
        </w:rPr>
      </w:pPr>
      <w:r w:rsidRPr="00825A9F">
        <w:rPr>
          <w:u w:val="single"/>
        </w:rPr>
        <w:t>Fig. 13</w:t>
      </w:r>
    </w:p>
    <w:p w14:paraId="7121F2BE" w14:textId="1F33A552" w:rsidR="00EB63AC" w:rsidRDefault="008D5968" w:rsidP="00014515">
      <w:pPr>
        <w:pStyle w:val="ListParagraph"/>
        <w:ind w:left="426"/>
      </w:pPr>
      <w:r>
        <w:t xml:space="preserve">The Depth-First Search (DFS) algorithm, like the Breadth-First Search (BFS) algorithm, does not take into account the heuristic costs </w:t>
      </w:r>
      <w:r w:rsidR="00014515">
        <w:t xml:space="preserve">and path costs </w:t>
      </w:r>
      <w:r>
        <w:t>of the nodes in the Search Graph. It just searches depth-first until the max possible depth to the leaf nodes before searching other nodes. Therefore, this graph is advantageous to the DFS algorithm as compare</w:t>
      </w:r>
      <w:r w:rsidR="00014515">
        <w:t>d</w:t>
      </w:r>
      <w:r>
        <w:t xml:space="preserve"> to both the BFS and A* Search algorithm as it expands the least amount of nodes whilst searching depth-first to reach the Goal node</w:t>
      </w:r>
      <w:r w:rsidR="00EB63AC">
        <w:t xml:space="preserve">, with only 3 nodes expanded. </w:t>
      </w:r>
    </w:p>
    <w:p w14:paraId="11D8008C" w14:textId="54B2414D" w:rsidR="00EB63AC" w:rsidRDefault="00EB63AC" w:rsidP="00EB63AC">
      <w:pPr>
        <w:pStyle w:val="Heading1"/>
      </w:pPr>
      <w:r>
        <w:t>Question 2</w:t>
      </w:r>
    </w:p>
    <w:p w14:paraId="1F053141" w14:textId="40B6EC07" w:rsidR="00825A9F" w:rsidRDefault="00EB63AC" w:rsidP="002577C1">
      <w:r w:rsidRPr="00EB63AC">
        <w:t>For this question you are to think about the effect of heuristic accuracy on A* search. That is, you are to experiment with, and think about how close h(n) is to the actual distance from node n to a goal affects the efficiency and accuracy of A*. To get full marks you must at least invent one (plausible, nontrivial) conjecture and either prove it and show some empirical evidence for your answer or show that it is false.</w:t>
      </w:r>
    </w:p>
    <w:p w14:paraId="4489AC46" w14:textId="32982491" w:rsidR="002577C1" w:rsidRDefault="00D80D39" w:rsidP="00D80D39">
      <w:pPr>
        <w:pStyle w:val="ListParagraph"/>
        <w:numPr>
          <w:ilvl w:val="0"/>
          <w:numId w:val="2"/>
        </w:numPr>
        <w:ind w:left="426"/>
      </w:pPr>
      <w:r w:rsidRPr="00D80D39">
        <w:t>What is the effect of reducing h(n) when h(n) is already an underestimate?</w:t>
      </w:r>
    </w:p>
    <w:p w14:paraId="11BF982F" w14:textId="77777777" w:rsidR="00E0238C" w:rsidRDefault="00E0238C" w:rsidP="00E0238C">
      <w:pPr>
        <w:pStyle w:val="ListParagraph"/>
        <w:ind w:left="426"/>
      </w:pPr>
    </w:p>
    <w:p w14:paraId="561C83C6" w14:textId="515287ED" w:rsidR="00D730C6" w:rsidRDefault="00E0238C" w:rsidP="00D730C6">
      <w:pPr>
        <w:pStyle w:val="ListParagraph"/>
        <w:ind w:left="426"/>
      </w:pPr>
      <w:r>
        <w:t xml:space="preserve">For most circumstances, when you </w:t>
      </w:r>
      <w:r w:rsidRPr="00D80D39">
        <w:t>reduc</w:t>
      </w:r>
      <w:r>
        <w:t>e</w:t>
      </w:r>
      <w:r w:rsidRPr="00D80D39">
        <w:t xml:space="preserve"> h(n) when h(n) is already an underestimate</w:t>
      </w:r>
      <w:r w:rsidRPr="00E0238C">
        <w:t>, the answer is</w:t>
      </w:r>
      <w:r>
        <w:t xml:space="preserve"> that more nodes will be expanded</w:t>
      </w:r>
      <w:r w:rsidR="002B2DED">
        <w:t xml:space="preserve"> by the A* Search algorithm</w:t>
      </w:r>
      <w:r>
        <w:t>.</w:t>
      </w:r>
      <w:r w:rsidRPr="00E0238C">
        <w:t xml:space="preserve"> </w:t>
      </w:r>
      <w:r>
        <w:t>H</w:t>
      </w:r>
      <w:r w:rsidRPr="00E0238C">
        <w:t xml:space="preserve">owever, it could be the case that </w:t>
      </w:r>
      <w:bookmarkStart w:id="4" w:name="_Hlk51359191"/>
      <w:r w:rsidRPr="00E0238C">
        <w:t>the same number of nodes are expanded</w:t>
      </w:r>
      <w:r w:rsidR="00DE085E">
        <w:t xml:space="preserve"> in certain search graph</w:t>
      </w:r>
      <w:r w:rsidR="00D730C6">
        <w:t>s</w:t>
      </w:r>
      <w:r w:rsidR="00DE085E">
        <w:t>, depending on the heuristic and path costs of the frontier nodes at each iteration</w:t>
      </w:r>
      <w:bookmarkEnd w:id="4"/>
      <w:r>
        <w:t xml:space="preserve">. </w:t>
      </w:r>
      <w:r w:rsidRPr="00E0238C">
        <w:t xml:space="preserve">However, if you try this on lots of examples with multiple paths to the node you will find this this </w:t>
      </w:r>
      <w:r>
        <w:t>is not always the case</w:t>
      </w:r>
      <w:r w:rsidRPr="00E0238C">
        <w:t xml:space="preserve"> either</w:t>
      </w:r>
      <w:r>
        <w:t>.</w:t>
      </w:r>
      <w:r w:rsidRPr="00E0238C">
        <w:t xml:space="preserve"> The reason is that a different optimal path may be found. One true statement is that any sub-optimal path explored with h</w:t>
      </w:r>
      <w:r w:rsidRPr="00E0238C">
        <w:rPr>
          <w:vertAlign w:val="subscript"/>
        </w:rPr>
        <w:t>1</w:t>
      </w:r>
      <w:r w:rsidRPr="00E0238C">
        <w:t xml:space="preserve"> will be explored with h</w:t>
      </w:r>
      <w:r w:rsidRPr="00E0238C">
        <w:rPr>
          <w:vertAlign w:val="subscript"/>
        </w:rPr>
        <w:t>2</w:t>
      </w:r>
      <w:r w:rsidRPr="00E0238C">
        <w:t xml:space="preserve"> if h</w:t>
      </w:r>
      <w:r w:rsidRPr="00E0238C">
        <w:rPr>
          <w:vertAlign w:val="subscript"/>
        </w:rPr>
        <w:t>2</w:t>
      </w:r>
      <w:r w:rsidRPr="00E0238C">
        <w:t>(n) &lt;= h</w:t>
      </w:r>
      <w:r w:rsidRPr="00E0238C">
        <w:rPr>
          <w:vertAlign w:val="subscript"/>
        </w:rPr>
        <w:t>1</w:t>
      </w:r>
      <w:r w:rsidRPr="00E0238C">
        <w:t>(n) &lt;= cost (n, g), where cost (n,</w:t>
      </w:r>
      <w:r>
        <w:t xml:space="preserve"> </w:t>
      </w:r>
      <w:r w:rsidRPr="00E0238C">
        <w:t>g) is the actual cost from n to g.</w:t>
      </w:r>
    </w:p>
    <w:p w14:paraId="68F1B26B" w14:textId="377A4DEC" w:rsidR="00E0238C" w:rsidRDefault="00847321" w:rsidP="00847321">
      <w:pPr>
        <w:pStyle w:val="ListParagraph"/>
        <w:ind w:left="426"/>
        <w:jc w:val="center"/>
      </w:pPr>
      <w:r>
        <w:rPr>
          <w:noProof/>
        </w:rPr>
        <w:lastRenderedPageBreak/>
        <w:drawing>
          <wp:inline distT="0" distB="0" distL="0" distR="0" wp14:anchorId="6A0C209D" wp14:editId="34437271">
            <wp:extent cx="4582631" cy="3366655"/>
            <wp:effectExtent l="0" t="0" r="8890" b="571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1666" cy="3380639"/>
                    </a:xfrm>
                    <a:prstGeom prst="rect">
                      <a:avLst/>
                    </a:prstGeom>
                  </pic:spPr>
                </pic:pic>
              </a:graphicData>
            </a:graphic>
          </wp:inline>
        </w:drawing>
      </w:r>
    </w:p>
    <w:p w14:paraId="6D1C68E9" w14:textId="2A56C9B7" w:rsidR="00E0238C" w:rsidRDefault="00E0238C" w:rsidP="00E0238C">
      <w:pPr>
        <w:pStyle w:val="ListParagraph"/>
        <w:ind w:left="426"/>
        <w:jc w:val="center"/>
        <w:rPr>
          <w:u w:val="single"/>
        </w:rPr>
      </w:pPr>
      <w:r w:rsidRPr="00825A9F">
        <w:rPr>
          <w:u w:val="single"/>
        </w:rPr>
        <w:t>Fig. 1</w:t>
      </w:r>
      <w:r w:rsidR="00D730C6">
        <w:rPr>
          <w:u w:val="single"/>
        </w:rPr>
        <w:t>4</w:t>
      </w:r>
    </w:p>
    <w:p w14:paraId="77023C26" w14:textId="48FDD80D" w:rsidR="00E0238C" w:rsidRDefault="00E0238C" w:rsidP="00E0238C">
      <w:pPr>
        <w:pStyle w:val="ListParagraph"/>
        <w:ind w:left="426"/>
      </w:pPr>
      <w:r>
        <w:t xml:space="preserve">In the figure above, this is the initial graph where h(n) for all nodes are already underestimates of the true </w:t>
      </w:r>
      <w:r w:rsidR="00D730C6">
        <w:t xml:space="preserve">path </w:t>
      </w:r>
      <w:r>
        <w:t xml:space="preserve">cost to the Goal node. The h(n) functions are the </w:t>
      </w:r>
      <w:del w:id="5" w:author="#SHEARMAN CHUA WEI JIE#" w:date="2020-09-19T23:59:00Z">
        <w:r w:rsidDel="00B975C5">
          <w:delText>Euclidean distances</w:delText>
        </w:r>
      </w:del>
      <w:ins w:id="6" w:author="#SHEARMAN CHUA WEI JIE#" w:date="2020-09-19T23:59:00Z">
        <w:r w:rsidR="00B975C5">
          <w:t>act</w:t>
        </w:r>
      </w:ins>
      <w:ins w:id="7" w:author="#SHEARMAN CHUA WEI JIE#" w:date="2020-09-20T00:00:00Z">
        <w:r w:rsidR="00B975C5">
          <w:t>ual</w:t>
        </w:r>
      </w:ins>
      <w:r w:rsidR="00B975C5">
        <w:t xml:space="preserve"> path cost</w:t>
      </w:r>
      <w:r>
        <w:t xml:space="preserve"> of the nodes </w:t>
      </w:r>
      <w:r w:rsidR="00B975C5">
        <w:t xml:space="preserve">to the goal node (cost(n, g)) </w:t>
      </w:r>
      <w:r>
        <w:t>multiplied by a factor of 0.95 to give an initial baseline graph with underestimated h(n). The results are that 1</w:t>
      </w:r>
      <w:r w:rsidR="00847321">
        <w:t xml:space="preserve">2 </w:t>
      </w:r>
      <w:r>
        <w:t>nodes are expanded</w:t>
      </w:r>
      <w:r w:rsidR="00847321">
        <w:t xml:space="preserve">, which is the same number of nodes expanded when the </w:t>
      </w:r>
      <w:r w:rsidR="00D730C6" w:rsidRPr="00086B56">
        <w:t>h(n)</w:t>
      </w:r>
      <w:r w:rsidR="00D730C6">
        <w:t xml:space="preserve"> function</w:t>
      </w:r>
      <w:r w:rsidR="00D730C6" w:rsidRPr="00086B56">
        <w:t xml:space="preserve"> is the exact distance from n to a goal</w:t>
      </w:r>
      <w:r>
        <w:t>.</w:t>
      </w:r>
      <w:r w:rsidR="00847321">
        <w:t xml:space="preserve"> This result goes to show that even with a heuristic function that is an underestimate of the exact path cost, </w:t>
      </w:r>
      <w:r w:rsidR="00847321" w:rsidRPr="00847321">
        <w:t>the same number of nodes are expanded in certain search graph</w:t>
      </w:r>
      <w:r w:rsidR="00D730C6">
        <w:t>.</w:t>
      </w:r>
    </w:p>
    <w:p w14:paraId="6A00415E" w14:textId="083FFDE3" w:rsidR="00E0238C" w:rsidRPr="00E0238C" w:rsidRDefault="00847321" w:rsidP="00086B56">
      <w:pPr>
        <w:pStyle w:val="ListParagraph"/>
        <w:ind w:left="0"/>
        <w:jc w:val="center"/>
      </w:pPr>
      <w:r>
        <w:rPr>
          <w:noProof/>
        </w:rPr>
        <w:drawing>
          <wp:inline distT="0" distB="0" distL="0" distR="0" wp14:anchorId="19FB957B" wp14:editId="3558111D">
            <wp:extent cx="5167745" cy="3791932"/>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33495" cy="3840177"/>
                    </a:xfrm>
                    <a:prstGeom prst="rect">
                      <a:avLst/>
                    </a:prstGeom>
                  </pic:spPr>
                </pic:pic>
              </a:graphicData>
            </a:graphic>
          </wp:inline>
        </w:drawing>
      </w:r>
    </w:p>
    <w:p w14:paraId="04087FDE" w14:textId="3734E22A" w:rsidR="00E0238C" w:rsidRDefault="00E0238C" w:rsidP="00086B56">
      <w:pPr>
        <w:pStyle w:val="ListParagraph"/>
        <w:ind w:left="0"/>
        <w:jc w:val="center"/>
        <w:rPr>
          <w:u w:val="single"/>
        </w:rPr>
      </w:pPr>
      <w:r w:rsidRPr="00825A9F">
        <w:rPr>
          <w:u w:val="single"/>
        </w:rPr>
        <w:t>Fig. 1</w:t>
      </w:r>
      <w:r w:rsidR="00D730C6">
        <w:rPr>
          <w:u w:val="single"/>
        </w:rPr>
        <w:t>5</w:t>
      </w:r>
    </w:p>
    <w:p w14:paraId="70094DC2" w14:textId="54417BF4" w:rsidR="00E0238C" w:rsidRDefault="00E0238C" w:rsidP="00E0238C">
      <w:pPr>
        <w:pStyle w:val="ListParagraph"/>
        <w:ind w:left="426"/>
      </w:pPr>
      <w:r>
        <w:lastRenderedPageBreak/>
        <w:t>In the figure above, this is the graph where h(n) for all nodes are</w:t>
      </w:r>
      <w:r w:rsidR="00086B56">
        <w:t xml:space="preserve"> further </w:t>
      </w:r>
      <w:r>
        <w:t xml:space="preserve">underestimates of the true </w:t>
      </w:r>
      <w:r w:rsidR="00D730C6">
        <w:t xml:space="preserve">path </w:t>
      </w:r>
      <w:r>
        <w:t>cost to the Goal node. The h(n) functions are the</w:t>
      </w:r>
      <w:r w:rsidR="00B975C5">
        <w:t xml:space="preserve"> </w:t>
      </w:r>
      <w:del w:id="8" w:author="#SHEARMAN CHUA WEI JIE#" w:date="2020-09-19T23:59:00Z">
        <w:r w:rsidR="00B975C5" w:rsidDel="00B975C5">
          <w:delText>Euclidean distances</w:delText>
        </w:r>
      </w:del>
      <w:ins w:id="9" w:author="#SHEARMAN CHUA WEI JIE#" w:date="2020-09-19T23:59:00Z">
        <w:r w:rsidR="00B975C5">
          <w:t>act</w:t>
        </w:r>
      </w:ins>
      <w:ins w:id="10" w:author="#SHEARMAN CHUA WEI JIE#" w:date="2020-09-20T00:00:00Z">
        <w:r w:rsidR="00B975C5">
          <w:t>ual</w:t>
        </w:r>
      </w:ins>
      <w:r w:rsidR="00B975C5">
        <w:t xml:space="preserve"> path cost of the nodes to the goal node (</w:t>
      </w:r>
      <w:r w:rsidR="000F29CE">
        <w:t>cost (</w:t>
      </w:r>
      <w:r w:rsidR="00B975C5">
        <w:t>n, g))</w:t>
      </w:r>
      <w:r>
        <w:t xml:space="preserve"> </w:t>
      </w:r>
      <w:r w:rsidR="00086B56">
        <w:t xml:space="preserve">minus 0.1. </w:t>
      </w:r>
      <w:r>
        <w:t>The results are that 1</w:t>
      </w:r>
      <w:r w:rsidR="00D730C6">
        <w:t>2</w:t>
      </w:r>
      <w:r>
        <w:t xml:space="preserve"> nodes are expanded.</w:t>
      </w:r>
      <w:r w:rsidR="00D730C6">
        <w:t xml:space="preserve"> This result goes to show that </w:t>
      </w:r>
      <w:r w:rsidR="00D730C6" w:rsidRPr="00D730C6">
        <w:t xml:space="preserve">the same number of nodes are expanded in certain search graphs, </w:t>
      </w:r>
      <w:r w:rsidR="00D730C6">
        <w:t xml:space="preserve">when </w:t>
      </w:r>
      <w:r w:rsidR="00D730C6" w:rsidRPr="00D80D39">
        <w:t>reducing h(n) when h(n) is already an underestimate</w:t>
      </w:r>
      <w:r w:rsidR="00D730C6">
        <w:t>,</w:t>
      </w:r>
      <w:r w:rsidR="00D730C6" w:rsidRPr="00D730C6">
        <w:t xml:space="preserve"> depending on the heuristic and path costs of the frontier nodes at each iteration</w:t>
      </w:r>
      <w:r w:rsidR="00D730C6">
        <w:t>.</w:t>
      </w:r>
      <w:r w:rsidR="006F6401">
        <w:t xml:space="preserve"> Notice that the A* search algorithm took a different optimal path from the previous figure, given 2 optimal paths in the search graph.</w:t>
      </w:r>
    </w:p>
    <w:p w14:paraId="008EFA25" w14:textId="1521BD27" w:rsidR="00D730C6" w:rsidRDefault="00D730C6" w:rsidP="00D730C6">
      <w:pPr>
        <w:pStyle w:val="ListParagraph"/>
        <w:ind w:left="426"/>
        <w:jc w:val="center"/>
      </w:pPr>
      <w:r>
        <w:rPr>
          <w:noProof/>
        </w:rPr>
        <w:drawing>
          <wp:inline distT="0" distB="0" distL="0" distR="0" wp14:anchorId="29AEF4B2" wp14:editId="6BF79BD2">
            <wp:extent cx="5243945" cy="3839711"/>
            <wp:effectExtent l="0" t="0" r="0" b="889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56554" cy="3848943"/>
                    </a:xfrm>
                    <a:prstGeom prst="rect">
                      <a:avLst/>
                    </a:prstGeom>
                  </pic:spPr>
                </pic:pic>
              </a:graphicData>
            </a:graphic>
          </wp:inline>
        </w:drawing>
      </w:r>
    </w:p>
    <w:p w14:paraId="4A62505E" w14:textId="50A1D970" w:rsidR="00D730C6" w:rsidRDefault="00D730C6" w:rsidP="00D730C6">
      <w:pPr>
        <w:pStyle w:val="ListParagraph"/>
        <w:ind w:left="426"/>
        <w:jc w:val="center"/>
        <w:rPr>
          <w:u w:val="single"/>
        </w:rPr>
      </w:pPr>
      <w:r w:rsidRPr="00D730C6">
        <w:rPr>
          <w:u w:val="single"/>
        </w:rPr>
        <w:t>Fig.16</w:t>
      </w:r>
    </w:p>
    <w:p w14:paraId="6C1F6FE2" w14:textId="6B48E9B9" w:rsidR="00D730C6" w:rsidRPr="00D730C6" w:rsidRDefault="00D730C6" w:rsidP="00D730C6">
      <w:pPr>
        <w:pStyle w:val="ListParagraph"/>
        <w:ind w:left="426"/>
      </w:pPr>
      <w:r>
        <w:t xml:space="preserve">In the figure above, this is the graph where h(n) for all nodes are even further underestimates of the true path cost to the Goal node. The h(n) functions are the Euclidean distances of the nodes minus 0.6. The results are that 20 nodes are expanded. This result goes to show that </w:t>
      </w:r>
      <w:r w:rsidRPr="00D730C6">
        <w:t xml:space="preserve">when you reduce h(n) when h(n) is already an underestimate, more nodes </w:t>
      </w:r>
      <w:r>
        <w:t>may</w:t>
      </w:r>
      <w:r w:rsidRPr="00D730C6">
        <w:t xml:space="preserve"> be expanded by the A* Search algorithm</w:t>
      </w:r>
      <w:r>
        <w:t>.</w:t>
      </w:r>
    </w:p>
    <w:tbl>
      <w:tblPr>
        <w:tblStyle w:val="TableGrid"/>
        <w:tblW w:w="0" w:type="auto"/>
        <w:tblInd w:w="426" w:type="dxa"/>
        <w:tblLook w:val="04A0" w:firstRow="1" w:lastRow="0" w:firstColumn="1" w:lastColumn="0" w:noHBand="0" w:noVBand="1"/>
      </w:tblPr>
      <w:tblGrid>
        <w:gridCol w:w="4105"/>
        <w:gridCol w:w="4395"/>
      </w:tblGrid>
      <w:tr w:rsidR="00086B56" w14:paraId="36678252" w14:textId="77777777" w:rsidTr="00086B56">
        <w:tc>
          <w:tcPr>
            <w:tcW w:w="4105" w:type="dxa"/>
          </w:tcPr>
          <w:p w14:paraId="366FC7C6" w14:textId="376A1641" w:rsidR="00086B56" w:rsidRDefault="00086B56" w:rsidP="00E0238C">
            <w:pPr>
              <w:pStyle w:val="ListParagraph"/>
              <w:ind w:left="0"/>
            </w:pPr>
            <w:r>
              <w:t>Amount of underestimate of h(n)</w:t>
            </w:r>
          </w:p>
        </w:tc>
        <w:tc>
          <w:tcPr>
            <w:tcW w:w="4395" w:type="dxa"/>
          </w:tcPr>
          <w:p w14:paraId="794FCA2C" w14:textId="41D6F049" w:rsidR="00086B56" w:rsidRDefault="00086B56" w:rsidP="00E0238C">
            <w:pPr>
              <w:pStyle w:val="ListParagraph"/>
              <w:ind w:left="0"/>
            </w:pPr>
            <w:r>
              <w:t>Nodes Expanded</w:t>
            </w:r>
          </w:p>
        </w:tc>
      </w:tr>
      <w:tr w:rsidR="00D730C6" w14:paraId="17340C23" w14:textId="77777777" w:rsidTr="00086B56">
        <w:tc>
          <w:tcPr>
            <w:tcW w:w="4105" w:type="dxa"/>
          </w:tcPr>
          <w:p w14:paraId="3CD2845D" w14:textId="5226D1D3" w:rsidR="00D730C6" w:rsidRDefault="00D730C6" w:rsidP="00E0238C">
            <w:pPr>
              <w:pStyle w:val="ListParagraph"/>
              <w:ind w:left="0"/>
            </w:pPr>
            <w:r>
              <w:t xml:space="preserve">h(n) </w:t>
            </w:r>
            <w:r w:rsidR="00B975C5">
              <w:t xml:space="preserve">= cost (n, g) </w:t>
            </w:r>
            <w:r>
              <w:t>(exact path cost)</w:t>
            </w:r>
          </w:p>
        </w:tc>
        <w:tc>
          <w:tcPr>
            <w:tcW w:w="4395" w:type="dxa"/>
          </w:tcPr>
          <w:p w14:paraId="732CC2A4" w14:textId="28573EA7" w:rsidR="00D730C6" w:rsidRDefault="00D730C6" w:rsidP="00E0238C">
            <w:pPr>
              <w:pStyle w:val="ListParagraph"/>
              <w:ind w:left="0"/>
            </w:pPr>
            <w:r>
              <w:t>12</w:t>
            </w:r>
          </w:p>
        </w:tc>
      </w:tr>
      <w:tr w:rsidR="00086B56" w14:paraId="0EB71CA2" w14:textId="77777777" w:rsidTr="00086B56">
        <w:tc>
          <w:tcPr>
            <w:tcW w:w="4105" w:type="dxa"/>
          </w:tcPr>
          <w:p w14:paraId="3BFF6559" w14:textId="1733A4DB" w:rsidR="00086B56" w:rsidRDefault="00086B56" w:rsidP="00E0238C">
            <w:pPr>
              <w:pStyle w:val="ListParagraph"/>
              <w:ind w:left="0"/>
            </w:pPr>
            <w:r>
              <w:t xml:space="preserve">h(n) </w:t>
            </w:r>
            <w:r w:rsidR="00B975C5">
              <w:t xml:space="preserve">= cost (n, g) </w:t>
            </w:r>
            <w:r>
              <w:t>* 0.95</w:t>
            </w:r>
          </w:p>
        </w:tc>
        <w:tc>
          <w:tcPr>
            <w:tcW w:w="4395" w:type="dxa"/>
          </w:tcPr>
          <w:p w14:paraId="4FDFCDD7" w14:textId="0CC1B30A" w:rsidR="00086B56" w:rsidRDefault="00847321" w:rsidP="00E0238C">
            <w:pPr>
              <w:pStyle w:val="ListParagraph"/>
              <w:ind w:left="0"/>
            </w:pPr>
            <w:r>
              <w:t>12</w:t>
            </w:r>
          </w:p>
        </w:tc>
      </w:tr>
      <w:tr w:rsidR="00086B56" w14:paraId="60961DB1" w14:textId="77777777" w:rsidTr="00086B56">
        <w:tc>
          <w:tcPr>
            <w:tcW w:w="4105" w:type="dxa"/>
          </w:tcPr>
          <w:p w14:paraId="21D22D26" w14:textId="6FFD24B6" w:rsidR="00086B56" w:rsidRDefault="00086B56" w:rsidP="00E0238C">
            <w:pPr>
              <w:pStyle w:val="ListParagraph"/>
              <w:ind w:left="0"/>
            </w:pPr>
            <w:r>
              <w:t xml:space="preserve">h(n) </w:t>
            </w:r>
            <w:r w:rsidR="00B975C5">
              <w:t xml:space="preserve">= cost (n, g) </w:t>
            </w:r>
            <w:r>
              <w:t>– 0.1</w:t>
            </w:r>
          </w:p>
        </w:tc>
        <w:tc>
          <w:tcPr>
            <w:tcW w:w="4395" w:type="dxa"/>
          </w:tcPr>
          <w:p w14:paraId="171ACA6C" w14:textId="5BC465AD" w:rsidR="00086B56" w:rsidRDefault="00847321" w:rsidP="00E0238C">
            <w:pPr>
              <w:pStyle w:val="ListParagraph"/>
              <w:ind w:left="0"/>
            </w:pPr>
            <w:r>
              <w:t>12</w:t>
            </w:r>
          </w:p>
        </w:tc>
      </w:tr>
      <w:tr w:rsidR="00086B56" w14:paraId="49E5C63E" w14:textId="77777777" w:rsidTr="00086B56">
        <w:tc>
          <w:tcPr>
            <w:tcW w:w="4105" w:type="dxa"/>
          </w:tcPr>
          <w:p w14:paraId="79FDF3ED" w14:textId="6087135D" w:rsidR="00086B56" w:rsidRDefault="00086B56" w:rsidP="00E0238C">
            <w:pPr>
              <w:pStyle w:val="ListParagraph"/>
              <w:ind w:left="0"/>
            </w:pPr>
            <w:r>
              <w:t>h(n)</w:t>
            </w:r>
            <w:r w:rsidR="00B975C5">
              <w:t xml:space="preserve"> = cost (n, g) –</w:t>
            </w:r>
            <w:r>
              <w:t xml:space="preserve"> 0.2</w:t>
            </w:r>
          </w:p>
        </w:tc>
        <w:tc>
          <w:tcPr>
            <w:tcW w:w="4395" w:type="dxa"/>
          </w:tcPr>
          <w:p w14:paraId="1E83C921" w14:textId="26FF0085" w:rsidR="00086B56" w:rsidRDefault="00847321" w:rsidP="00E0238C">
            <w:pPr>
              <w:pStyle w:val="ListParagraph"/>
              <w:ind w:left="0"/>
            </w:pPr>
            <w:r>
              <w:t>12</w:t>
            </w:r>
          </w:p>
        </w:tc>
      </w:tr>
      <w:tr w:rsidR="00086B56" w14:paraId="4A66863C" w14:textId="77777777" w:rsidTr="00086B56">
        <w:tc>
          <w:tcPr>
            <w:tcW w:w="4105" w:type="dxa"/>
          </w:tcPr>
          <w:p w14:paraId="48D2C8DC" w14:textId="0493478C" w:rsidR="00086B56" w:rsidRDefault="00086B56" w:rsidP="00E0238C">
            <w:pPr>
              <w:pStyle w:val="ListParagraph"/>
              <w:ind w:left="0"/>
            </w:pPr>
            <w:r>
              <w:t>h(n)</w:t>
            </w:r>
            <w:r w:rsidR="00B975C5">
              <w:t xml:space="preserve"> = cost (n, g) –</w:t>
            </w:r>
            <w:r>
              <w:t xml:space="preserve"> 0.3</w:t>
            </w:r>
          </w:p>
        </w:tc>
        <w:tc>
          <w:tcPr>
            <w:tcW w:w="4395" w:type="dxa"/>
          </w:tcPr>
          <w:p w14:paraId="597075DD" w14:textId="3A990B7D" w:rsidR="00086B56" w:rsidRDefault="00847321" w:rsidP="00E0238C">
            <w:pPr>
              <w:pStyle w:val="ListParagraph"/>
              <w:ind w:left="0"/>
            </w:pPr>
            <w:r>
              <w:t>12</w:t>
            </w:r>
          </w:p>
        </w:tc>
      </w:tr>
      <w:tr w:rsidR="00086B56" w14:paraId="408AF3F3" w14:textId="77777777" w:rsidTr="00086B56">
        <w:tc>
          <w:tcPr>
            <w:tcW w:w="4105" w:type="dxa"/>
          </w:tcPr>
          <w:p w14:paraId="0CFED3FD" w14:textId="2EEDD491" w:rsidR="00086B56" w:rsidRDefault="00086B56" w:rsidP="00E0238C">
            <w:pPr>
              <w:pStyle w:val="ListParagraph"/>
              <w:ind w:left="0"/>
            </w:pPr>
            <w:r>
              <w:t>h(n)</w:t>
            </w:r>
            <w:r w:rsidR="00B975C5">
              <w:t xml:space="preserve"> = cost (n, g) –</w:t>
            </w:r>
            <w:r>
              <w:t xml:space="preserve"> 0.4</w:t>
            </w:r>
          </w:p>
        </w:tc>
        <w:tc>
          <w:tcPr>
            <w:tcW w:w="4395" w:type="dxa"/>
          </w:tcPr>
          <w:p w14:paraId="2717364D" w14:textId="2F297A2A" w:rsidR="00086B56" w:rsidRDefault="00847321" w:rsidP="00E0238C">
            <w:pPr>
              <w:pStyle w:val="ListParagraph"/>
              <w:ind w:left="0"/>
            </w:pPr>
            <w:r>
              <w:t>12</w:t>
            </w:r>
          </w:p>
        </w:tc>
      </w:tr>
      <w:tr w:rsidR="00086B56" w14:paraId="6CDB08E0" w14:textId="77777777" w:rsidTr="00086B56">
        <w:tc>
          <w:tcPr>
            <w:tcW w:w="4105" w:type="dxa"/>
          </w:tcPr>
          <w:p w14:paraId="0E98CF27" w14:textId="6FF517A6" w:rsidR="00086B56" w:rsidRDefault="00086B56" w:rsidP="00E0238C">
            <w:pPr>
              <w:pStyle w:val="ListParagraph"/>
              <w:ind w:left="0"/>
            </w:pPr>
            <w:r>
              <w:t xml:space="preserve">h(n) </w:t>
            </w:r>
            <w:r w:rsidR="00B975C5">
              <w:t xml:space="preserve">= cost (n, g) </w:t>
            </w:r>
            <w:r>
              <w:t>– 0.5</w:t>
            </w:r>
          </w:p>
        </w:tc>
        <w:tc>
          <w:tcPr>
            <w:tcW w:w="4395" w:type="dxa"/>
          </w:tcPr>
          <w:p w14:paraId="174FD640" w14:textId="621C5AAE" w:rsidR="00086B56" w:rsidRDefault="00847321" w:rsidP="00E0238C">
            <w:pPr>
              <w:pStyle w:val="ListParagraph"/>
              <w:ind w:left="0"/>
            </w:pPr>
            <w:r>
              <w:t>12</w:t>
            </w:r>
          </w:p>
        </w:tc>
      </w:tr>
      <w:tr w:rsidR="00086B56" w14:paraId="37C42703" w14:textId="77777777" w:rsidTr="00086B56">
        <w:tc>
          <w:tcPr>
            <w:tcW w:w="4105" w:type="dxa"/>
          </w:tcPr>
          <w:p w14:paraId="052C57A4" w14:textId="3BC112DB" w:rsidR="00086B56" w:rsidRDefault="00086B56" w:rsidP="00E0238C">
            <w:pPr>
              <w:pStyle w:val="ListParagraph"/>
              <w:ind w:left="0"/>
            </w:pPr>
            <w:r>
              <w:t>h(n)</w:t>
            </w:r>
            <w:r w:rsidR="00B975C5">
              <w:t xml:space="preserve"> = cost (n, g) –</w:t>
            </w:r>
            <w:r>
              <w:t xml:space="preserve"> 0.6</w:t>
            </w:r>
          </w:p>
        </w:tc>
        <w:tc>
          <w:tcPr>
            <w:tcW w:w="4395" w:type="dxa"/>
          </w:tcPr>
          <w:p w14:paraId="112AF34A" w14:textId="46554C07" w:rsidR="00086B56" w:rsidRDefault="00D730C6" w:rsidP="00E0238C">
            <w:pPr>
              <w:pStyle w:val="ListParagraph"/>
              <w:ind w:left="0"/>
            </w:pPr>
            <w:r>
              <w:t>20</w:t>
            </w:r>
          </w:p>
        </w:tc>
      </w:tr>
      <w:tr w:rsidR="00D730C6" w14:paraId="5D6C6C49" w14:textId="77777777" w:rsidTr="00086B56">
        <w:tc>
          <w:tcPr>
            <w:tcW w:w="4105" w:type="dxa"/>
          </w:tcPr>
          <w:p w14:paraId="609EA16C" w14:textId="4A32D5E8" w:rsidR="00D730C6" w:rsidRDefault="00D730C6" w:rsidP="00E0238C">
            <w:pPr>
              <w:pStyle w:val="ListParagraph"/>
              <w:ind w:left="0"/>
            </w:pPr>
            <w:r>
              <w:t>h(n)</w:t>
            </w:r>
            <w:r w:rsidR="00B975C5">
              <w:t xml:space="preserve"> = cost (n, g) –</w:t>
            </w:r>
            <w:r>
              <w:t xml:space="preserve"> 0.7</w:t>
            </w:r>
          </w:p>
        </w:tc>
        <w:tc>
          <w:tcPr>
            <w:tcW w:w="4395" w:type="dxa"/>
          </w:tcPr>
          <w:p w14:paraId="40A38D31" w14:textId="77D73D41" w:rsidR="00D730C6" w:rsidRDefault="00D730C6" w:rsidP="00E0238C">
            <w:pPr>
              <w:pStyle w:val="ListParagraph"/>
              <w:ind w:left="0"/>
            </w:pPr>
            <w:r>
              <w:t>20</w:t>
            </w:r>
          </w:p>
        </w:tc>
      </w:tr>
      <w:tr w:rsidR="00D730C6" w14:paraId="51529E84" w14:textId="77777777" w:rsidTr="00086B56">
        <w:tc>
          <w:tcPr>
            <w:tcW w:w="4105" w:type="dxa"/>
          </w:tcPr>
          <w:p w14:paraId="3A565544" w14:textId="101E5BEA" w:rsidR="00D730C6" w:rsidRDefault="00D730C6" w:rsidP="00E0238C">
            <w:pPr>
              <w:pStyle w:val="ListParagraph"/>
              <w:ind w:left="0"/>
            </w:pPr>
            <w:r>
              <w:t xml:space="preserve">h(n) </w:t>
            </w:r>
            <w:r w:rsidR="00B975C5">
              <w:t xml:space="preserve">= cost (n, g) </w:t>
            </w:r>
            <w:r>
              <w:t>– 0.8</w:t>
            </w:r>
          </w:p>
        </w:tc>
        <w:tc>
          <w:tcPr>
            <w:tcW w:w="4395" w:type="dxa"/>
          </w:tcPr>
          <w:p w14:paraId="1D11DCDC" w14:textId="52BBD1BF" w:rsidR="00D730C6" w:rsidRDefault="00D730C6" w:rsidP="00E0238C">
            <w:pPr>
              <w:pStyle w:val="ListParagraph"/>
              <w:ind w:left="0"/>
            </w:pPr>
            <w:r>
              <w:t>20</w:t>
            </w:r>
          </w:p>
        </w:tc>
      </w:tr>
    </w:tbl>
    <w:p w14:paraId="0DD442E9" w14:textId="77777777" w:rsidR="00086B56" w:rsidRDefault="00086B56" w:rsidP="00E0238C">
      <w:pPr>
        <w:pStyle w:val="ListParagraph"/>
        <w:ind w:left="426"/>
      </w:pPr>
    </w:p>
    <w:p w14:paraId="5681E644" w14:textId="2755159A" w:rsidR="00D730C6" w:rsidRDefault="00086B56" w:rsidP="006F6401">
      <w:pPr>
        <w:pStyle w:val="ListParagraph"/>
        <w:ind w:left="426"/>
      </w:pPr>
      <w:r>
        <w:t>The above table shows the various test results of varying the underestimate amount of the h(n) function. The amount of nodes expanded does not always increase when you increase the underestimate amount all the time</w:t>
      </w:r>
      <w:r w:rsidR="006F6401">
        <w:t>.</w:t>
      </w:r>
      <w:r>
        <w:t xml:space="preserve"> </w:t>
      </w:r>
    </w:p>
    <w:p w14:paraId="062A6E32" w14:textId="77777777" w:rsidR="006F6401" w:rsidRDefault="006F6401" w:rsidP="006F6401">
      <w:pPr>
        <w:pStyle w:val="ListParagraph"/>
        <w:ind w:left="426"/>
      </w:pPr>
    </w:p>
    <w:p w14:paraId="3355DBE5" w14:textId="56CEC626" w:rsidR="00086B56" w:rsidRDefault="00086B56" w:rsidP="00086B56">
      <w:pPr>
        <w:pStyle w:val="ListParagraph"/>
        <w:numPr>
          <w:ilvl w:val="0"/>
          <w:numId w:val="2"/>
        </w:numPr>
        <w:ind w:left="426"/>
      </w:pPr>
      <w:r w:rsidRPr="00086B56">
        <w:lastRenderedPageBreak/>
        <w:t>How does A* perform when h(n) is the exact distance from n to a goal?</w:t>
      </w:r>
    </w:p>
    <w:p w14:paraId="55948FE5" w14:textId="77777777" w:rsidR="00086B56" w:rsidRDefault="00086B56" w:rsidP="00086B56">
      <w:pPr>
        <w:pStyle w:val="ListParagraph"/>
        <w:ind w:left="426"/>
      </w:pPr>
    </w:p>
    <w:p w14:paraId="79BD6C99" w14:textId="5951030A" w:rsidR="006F1065" w:rsidRDefault="006F1065" w:rsidP="00086B56">
      <w:pPr>
        <w:pStyle w:val="ListParagraph"/>
        <w:ind w:left="426"/>
      </w:pPr>
      <w:r>
        <w:t xml:space="preserve">Usually, when </w:t>
      </w:r>
      <w:r w:rsidRPr="00086B56">
        <w:t>h(n) is the exact distance from n to a goal</w:t>
      </w:r>
      <w:r>
        <w:t>, the A* Search performs the best as it is able to find the optimal path, and at the same time</w:t>
      </w:r>
      <w:r w:rsidRPr="006F1065">
        <w:t xml:space="preserve"> will proceed to the goal without expanding any node off </w:t>
      </w:r>
      <w:r>
        <w:t>the</w:t>
      </w:r>
      <w:r w:rsidRPr="006F1065">
        <w:t xml:space="preserve"> optimal path</w:t>
      </w:r>
      <w:r>
        <w:t>.</w:t>
      </w:r>
      <w:r w:rsidR="002F388E">
        <w:t xml:space="preserve"> </w:t>
      </w:r>
    </w:p>
    <w:p w14:paraId="0E5B7870" w14:textId="0A574703" w:rsidR="00086B56" w:rsidRDefault="006F1065" w:rsidP="00086B56">
      <w:pPr>
        <w:pStyle w:val="ListParagraph"/>
        <w:ind w:left="426"/>
      </w:pPr>
      <w:r>
        <w:t>When</w:t>
      </w:r>
      <w:r w:rsidR="00086B56" w:rsidRPr="00086B56">
        <w:t xml:space="preserve"> there are multiple optimal paths to the goal</w:t>
      </w:r>
      <w:r>
        <w:t>,</w:t>
      </w:r>
      <w:r w:rsidR="00086B56" w:rsidRPr="00086B56">
        <w:t xml:space="preserve"> </w:t>
      </w:r>
      <w:r>
        <w:t>i</w:t>
      </w:r>
      <w:r w:rsidR="00086B56" w:rsidRPr="00086B56">
        <w:t>f the frontier acts as a stack for nodes with equal f</w:t>
      </w:r>
      <w:r w:rsidR="006F6401">
        <w:t>(n)</w:t>
      </w:r>
      <w:r w:rsidR="00086B56" w:rsidRPr="00086B56">
        <w:t>-values</w:t>
      </w:r>
      <w:r w:rsidR="006F6401">
        <w:t xml:space="preserve"> (where f(n) = g(n) + h(n), given g(n) the</w:t>
      </w:r>
      <w:r w:rsidR="006F6401" w:rsidRPr="006F6401">
        <w:t xml:space="preserve"> Path-cost function</w:t>
      </w:r>
      <w:r w:rsidR="006F6401">
        <w:t>)</w:t>
      </w:r>
      <w:r w:rsidR="00086B56" w:rsidRPr="00086B56">
        <w:t>, then it will proceed to the goal without expanding any node off a single optimal path.</w:t>
      </w:r>
    </w:p>
    <w:p w14:paraId="1002B9F4" w14:textId="5D588382" w:rsidR="00086B56" w:rsidRDefault="006F6401" w:rsidP="00086B56">
      <w:pPr>
        <w:pStyle w:val="ListParagraph"/>
        <w:ind w:left="0"/>
        <w:jc w:val="center"/>
      </w:pPr>
      <w:r>
        <w:rPr>
          <w:noProof/>
        </w:rPr>
        <w:drawing>
          <wp:inline distT="0" distB="0" distL="0" distR="0" wp14:anchorId="27BA02D8" wp14:editId="4749FA9D">
            <wp:extent cx="5105400" cy="3752972"/>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23960" cy="3766615"/>
                    </a:xfrm>
                    <a:prstGeom prst="rect">
                      <a:avLst/>
                    </a:prstGeom>
                  </pic:spPr>
                </pic:pic>
              </a:graphicData>
            </a:graphic>
          </wp:inline>
        </w:drawing>
      </w:r>
    </w:p>
    <w:p w14:paraId="1CE13CB2" w14:textId="4E54354D" w:rsidR="00086B56" w:rsidRDefault="00086B56" w:rsidP="00086B56">
      <w:pPr>
        <w:pStyle w:val="ListParagraph"/>
        <w:ind w:left="0"/>
        <w:jc w:val="center"/>
        <w:rPr>
          <w:u w:val="single"/>
        </w:rPr>
      </w:pPr>
      <w:r w:rsidRPr="00825A9F">
        <w:rPr>
          <w:u w:val="single"/>
        </w:rPr>
        <w:t>Fig. 1</w:t>
      </w:r>
      <w:r w:rsidR="00D730C6">
        <w:rPr>
          <w:u w:val="single"/>
        </w:rPr>
        <w:t>7</w:t>
      </w:r>
    </w:p>
    <w:p w14:paraId="401EC14D" w14:textId="77777777" w:rsidR="00027E4E" w:rsidRDefault="00027E4E" w:rsidP="00086B56">
      <w:pPr>
        <w:pStyle w:val="ListParagraph"/>
        <w:ind w:left="426"/>
      </w:pPr>
    </w:p>
    <w:p w14:paraId="7EFE83AC" w14:textId="3FA5F17A" w:rsidR="00086B56" w:rsidRDefault="006F1065" w:rsidP="006F1065">
      <w:pPr>
        <w:pStyle w:val="ListParagraph"/>
        <w:ind w:left="426"/>
      </w:pPr>
      <w:r>
        <w:t>As can be seen from the figure above, w</w:t>
      </w:r>
      <w:r w:rsidRPr="006F1065">
        <w:t>hen h(n) is the actual distance from n to a goal</w:t>
      </w:r>
      <w:r w:rsidR="00B975C5">
        <w:t xml:space="preserve"> (h(n) = cost(g, n))</w:t>
      </w:r>
      <w:r w:rsidRPr="006F1065">
        <w:t xml:space="preserve">, the result is </w:t>
      </w:r>
      <w:r w:rsidR="006F6401">
        <w:t>that the A* search algorithm only searches the nodes that are along the 2 optimal paths that are present in the search graph, without expanding an</w:t>
      </w:r>
      <w:r w:rsidR="009C5190">
        <w:t>y</w:t>
      </w:r>
      <w:r w:rsidR="006F6401">
        <w:t xml:space="preserve"> other nodes that are not on the 2 optimal paths present in the search graph</w:t>
      </w:r>
      <w:r w:rsidR="009C5190">
        <w:t>, the expanded nodes are the nodes with bolded grey borders</w:t>
      </w:r>
      <w:r w:rsidR="006F6401">
        <w:t>.</w:t>
      </w:r>
    </w:p>
    <w:p w14:paraId="4007C3AB" w14:textId="04EA5982" w:rsidR="006F1065" w:rsidRDefault="006F1065" w:rsidP="006F1065">
      <w:pPr>
        <w:pStyle w:val="ListParagraph"/>
        <w:ind w:left="426"/>
      </w:pPr>
    </w:p>
    <w:p w14:paraId="2D78704C" w14:textId="77777777" w:rsidR="006F1065" w:rsidRDefault="006F1065" w:rsidP="006F1065">
      <w:pPr>
        <w:pStyle w:val="ListParagraph"/>
        <w:ind w:left="426"/>
      </w:pPr>
    </w:p>
    <w:p w14:paraId="0812FDC5" w14:textId="07399748" w:rsidR="006F1065" w:rsidRDefault="006F1065" w:rsidP="006F1065">
      <w:pPr>
        <w:pStyle w:val="ListParagraph"/>
        <w:numPr>
          <w:ilvl w:val="0"/>
          <w:numId w:val="2"/>
        </w:numPr>
        <w:ind w:left="426"/>
      </w:pPr>
      <w:r w:rsidRPr="006F1065">
        <w:t>What happens if h(n) is not an underestimate? You can give an example to justify your answer.</w:t>
      </w:r>
    </w:p>
    <w:p w14:paraId="476D5C61" w14:textId="77777777" w:rsidR="006F1065" w:rsidRDefault="006F1065" w:rsidP="006F1065">
      <w:pPr>
        <w:pStyle w:val="ListParagraph"/>
        <w:ind w:left="426"/>
      </w:pPr>
    </w:p>
    <w:p w14:paraId="2BFF70EF" w14:textId="23D40230" w:rsidR="006F1065" w:rsidRDefault="006F1065" w:rsidP="006F1065">
      <w:pPr>
        <w:pStyle w:val="ListParagraph"/>
        <w:ind w:left="426"/>
      </w:pPr>
      <w:r>
        <w:t xml:space="preserve">When h(n) is the exact </w:t>
      </w:r>
      <w:r w:rsidRPr="00086B56">
        <w:t>distance from n to a goal</w:t>
      </w:r>
      <w:r>
        <w:t xml:space="preserve">, there will be no issues as we are able to find the optimal path </w:t>
      </w:r>
      <w:r w:rsidR="009C5190">
        <w:t xml:space="preserve">with the least path cost </w:t>
      </w:r>
      <w:r>
        <w:t>and expand only the nodes along the optimal path</w:t>
      </w:r>
      <w:r w:rsidR="009C5190">
        <w:t>s in the search graph</w:t>
      </w:r>
      <w:r>
        <w:t>, giving the A* algorithm the best performance.</w:t>
      </w:r>
    </w:p>
    <w:p w14:paraId="4DC9EF02" w14:textId="3FD7A053" w:rsidR="00086B56" w:rsidRDefault="006F1065" w:rsidP="006F1065">
      <w:pPr>
        <w:pStyle w:val="ListParagraph"/>
        <w:ind w:left="426"/>
      </w:pPr>
      <w:r>
        <w:t xml:space="preserve">However, for A* Search to be able to find the optimal path all the time, the heuristic function h(n) must </w:t>
      </w:r>
      <w:r w:rsidRPr="006F1065">
        <w:t>be admissible</w:t>
      </w:r>
      <w:r>
        <w:t xml:space="preserve">. </w:t>
      </w:r>
      <w:r w:rsidRPr="006F1065">
        <w:t xml:space="preserve">In computer science, specifically in algorithms related to pathfinding, a heuristic function is said to be admissible </w:t>
      </w:r>
      <w:r w:rsidRPr="009C5190">
        <w:rPr>
          <w:b/>
          <w:bCs/>
        </w:rPr>
        <w:t>if it never overestimates the cost of reaching the goal</w:t>
      </w:r>
      <w:r w:rsidRPr="006F1065">
        <w:t>, i.e. the cost it estimates to reach the goal is not higher than the lowest possible cost from the current point in the path.</w:t>
      </w:r>
      <w:r w:rsidR="003A500F">
        <w:t xml:space="preserve"> </w:t>
      </w:r>
    </w:p>
    <w:p w14:paraId="4E2E5E60" w14:textId="47DD65D6" w:rsidR="003A500F" w:rsidRDefault="003A500F" w:rsidP="006F1065">
      <w:pPr>
        <w:pStyle w:val="ListParagraph"/>
        <w:ind w:left="426"/>
      </w:pPr>
      <w:r>
        <w:t xml:space="preserve">Therefore, if the heuristic function is an overestimate of the actual path cost, the A* Search may not always find the optimal solution. </w:t>
      </w:r>
    </w:p>
    <w:p w14:paraId="139897A4" w14:textId="02936EEF" w:rsidR="003A500F" w:rsidRDefault="009C5190" w:rsidP="003A500F">
      <w:pPr>
        <w:pStyle w:val="ListParagraph"/>
        <w:ind w:left="426"/>
        <w:jc w:val="center"/>
      </w:pPr>
      <w:r>
        <w:rPr>
          <w:noProof/>
        </w:rPr>
        <w:lastRenderedPageBreak/>
        <w:drawing>
          <wp:inline distT="0" distB="0" distL="0" distR="0" wp14:anchorId="6D13774D" wp14:editId="3B1FC106">
            <wp:extent cx="5181727" cy="3955473"/>
            <wp:effectExtent l="0" t="0" r="0" b="698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92360" cy="3963590"/>
                    </a:xfrm>
                    <a:prstGeom prst="rect">
                      <a:avLst/>
                    </a:prstGeom>
                  </pic:spPr>
                </pic:pic>
              </a:graphicData>
            </a:graphic>
          </wp:inline>
        </w:drawing>
      </w:r>
    </w:p>
    <w:p w14:paraId="13F0206C" w14:textId="4837CE64" w:rsidR="003A500F" w:rsidRDefault="003A500F" w:rsidP="003A500F">
      <w:pPr>
        <w:pStyle w:val="ListParagraph"/>
        <w:ind w:left="0"/>
        <w:jc w:val="center"/>
        <w:rPr>
          <w:u w:val="single"/>
        </w:rPr>
      </w:pPr>
      <w:r w:rsidRPr="00825A9F">
        <w:rPr>
          <w:u w:val="single"/>
        </w:rPr>
        <w:t>Fig. 1</w:t>
      </w:r>
      <w:r w:rsidR="00D730C6">
        <w:rPr>
          <w:u w:val="single"/>
        </w:rPr>
        <w:t>8</w:t>
      </w:r>
    </w:p>
    <w:p w14:paraId="11E04F05" w14:textId="71F3690B" w:rsidR="003A500F" w:rsidRDefault="003A500F" w:rsidP="003A500F">
      <w:pPr>
        <w:pStyle w:val="ListParagraph"/>
        <w:ind w:left="426"/>
      </w:pPr>
      <w:r>
        <w:t>In the figure above, with the same graph that is used for all the other experiments, the heuristic function is set using the “Set Node Heuristics Automatically” button in the applet. This gives us overestimated heuristic function h(n) for all the nodes in the graph. As can be seen from the figure, the path that was taken by the A* Search is not the optimal path</w:t>
      </w:r>
      <w:r w:rsidR="009C5190">
        <w:t xml:space="preserve"> with the least path cost</w:t>
      </w:r>
      <w:r>
        <w:t>.</w:t>
      </w:r>
      <w:r w:rsidR="009C5190">
        <w:t xml:space="preserve"> The optimal paths in this search graph will give a path cost of 6.82 as can be seen in the previous figures when the h(n) functions are either the exact path cost or underestimates of the actual cost. The path chosen by the A* search algorithm when we used an overestimated</w:t>
      </w:r>
      <w:r w:rsidR="009C5190" w:rsidRPr="009C5190">
        <w:t xml:space="preserve"> </w:t>
      </w:r>
      <w:r w:rsidR="009C5190">
        <w:t>heuristic function h(n) for all the nodes in the graph has a path cost of 8.0 which is not the least path cost path in the search graph.</w:t>
      </w:r>
      <w:r>
        <w:t xml:space="preserve"> Therefore, we can conclude that if the heuristic function is not admissible, the A* Search may not find the optimal path.</w:t>
      </w:r>
      <w:r w:rsidR="009C5190">
        <w:t xml:space="preserve"> </w:t>
      </w:r>
    </w:p>
    <w:p w14:paraId="6AFE2AE9" w14:textId="77777777" w:rsidR="003A500F" w:rsidRPr="003A500F" w:rsidRDefault="003A500F" w:rsidP="003A500F">
      <w:pPr>
        <w:pStyle w:val="ListParagraph"/>
        <w:ind w:left="426"/>
      </w:pPr>
    </w:p>
    <w:p w14:paraId="04313E49" w14:textId="633174BA" w:rsidR="003A500F" w:rsidRDefault="003A500F" w:rsidP="003A500F">
      <w:pPr>
        <w:pStyle w:val="ListParagraph"/>
        <w:ind w:left="426"/>
      </w:pPr>
      <w:r>
        <w:t>There are some general statements that are true:</w:t>
      </w:r>
    </w:p>
    <w:p w14:paraId="702F2832" w14:textId="77777777" w:rsidR="003A500F" w:rsidRDefault="003A500F" w:rsidP="003A500F">
      <w:pPr>
        <w:pStyle w:val="ListParagraph"/>
        <w:ind w:left="426"/>
        <w:jc w:val="center"/>
      </w:pPr>
    </w:p>
    <w:p w14:paraId="5C25F069" w14:textId="6A066215" w:rsidR="003A500F" w:rsidRDefault="003A500F" w:rsidP="003A500F">
      <w:pPr>
        <w:pStyle w:val="ListParagraph"/>
        <w:ind w:left="426"/>
      </w:pPr>
      <w:r>
        <w:t>If h(n) &lt;= cost (n, g) +eps (for eps &gt;= 0), the first path found will be at most eps from optimal.</w:t>
      </w:r>
    </w:p>
    <w:p w14:paraId="3684DBDD" w14:textId="77777777" w:rsidR="003A500F" w:rsidRDefault="003A500F" w:rsidP="003A500F">
      <w:pPr>
        <w:pStyle w:val="ListParagraph"/>
        <w:ind w:left="426"/>
        <w:jc w:val="center"/>
      </w:pPr>
    </w:p>
    <w:p w14:paraId="74D4C9EE" w14:textId="7C70F756" w:rsidR="003A500F" w:rsidRDefault="003A500F" w:rsidP="003A500F">
      <w:pPr>
        <w:pStyle w:val="ListParagraph"/>
        <w:ind w:left="426"/>
      </w:pPr>
      <w:r>
        <w:t>If h(n) &lt;= cost (n, g) ×gamma (for gamma &gt;= 1), the first path found will be at most gamma times optimal.</w:t>
      </w:r>
    </w:p>
    <w:p w14:paraId="14CD96BB" w14:textId="13EE800F" w:rsidR="003A500F" w:rsidRDefault="003A500F" w:rsidP="003A500F">
      <w:pPr>
        <w:pStyle w:val="ListParagraph"/>
        <w:ind w:left="426"/>
      </w:pPr>
    </w:p>
    <w:p w14:paraId="3FB388BB" w14:textId="65913A22" w:rsidR="002F388E" w:rsidRDefault="002F388E" w:rsidP="003A500F">
      <w:pPr>
        <w:pStyle w:val="ListParagraph"/>
        <w:ind w:left="426"/>
      </w:pPr>
    </w:p>
    <w:p w14:paraId="0F702024" w14:textId="5B8DCD3C" w:rsidR="002F388E" w:rsidRDefault="002F388E" w:rsidP="003A500F">
      <w:pPr>
        <w:pStyle w:val="ListParagraph"/>
        <w:ind w:left="426"/>
      </w:pPr>
    </w:p>
    <w:p w14:paraId="6A074D90" w14:textId="1FF59DC8" w:rsidR="002F388E" w:rsidRDefault="002F388E" w:rsidP="003A500F">
      <w:pPr>
        <w:pStyle w:val="ListParagraph"/>
        <w:ind w:left="426"/>
      </w:pPr>
    </w:p>
    <w:p w14:paraId="2CB2D820" w14:textId="641A0EA0" w:rsidR="00D730C6" w:rsidRDefault="00D730C6" w:rsidP="003A500F">
      <w:pPr>
        <w:pStyle w:val="ListParagraph"/>
        <w:ind w:left="426"/>
      </w:pPr>
    </w:p>
    <w:p w14:paraId="56B00982" w14:textId="3A69A3F5" w:rsidR="00D730C6" w:rsidRDefault="00D730C6" w:rsidP="003A500F">
      <w:pPr>
        <w:pStyle w:val="ListParagraph"/>
        <w:ind w:left="426"/>
      </w:pPr>
    </w:p>
    <w:p w14:paraId="01C3BEC8" w14:textId="4D7AAACA" w:rsidR="00D730C6" w:rsidRDefault="00D730C6" w:rsidP="003A500F">
      <w:pPr>
        <w:pStyle w:val="ListParagraph"/>
        <w:ind w:left="426"/>
      </w:pPr>
    </w:p>
    <w:p w14:paraId="75F6E0B2" w14:textId="1B17114A" w:rsidR="00D730C6" w:rsidRDefault="00D730C6" w:rsidP="003A500F">
      <w:pPr>
        <w:pStyle w:val="ListParagraph"/>
        <w:ind w:left="426"/>
      </w:pPr>
    </w:p>
    <w:p w14:paraId="2B713E57" w14:textId="77777777" w:rsidR="002F388E" w:rsidRDefault="002F388E" w:rsidP="009C5190"/>
    <w:p w14:paraId="0BF983A6" w14:textId="04CF4C92" w:rsidR="003A500F" w:rsidRDefault="002C5DD5" w:rsidP="003A500F">
      <w:pPr>
        <w:pStyle w:val="ListParagraph"/>
        <w:ind w:left="0"/>
        <w:rPr>
          <w:b/>
          <w:bCs/>
          <w:u w:val="single"/>
        </w:rPr>
      </w:pPr>
      <w:r>
        <w:rPr>
          <w:b/>
          <w:bCs/>
          <w:u w:val="single"/>
        </w:rPr>
        <w:lastRenderedPageBreak/>
        <w:t>C</w:t>
      </w:r>
      <w:r w:rsidRPr="002C5DD5">
        <w:rPr>
          <w:b/>
          <w:bCs/>
          <w:u w:val="single"/>
        </w:rPr>
        <w:t>onjecture</w:t>
      </w:r>
    </w:p>
    <w:tbl>
      <w:tblPr>
        <w:tblStyle w:val="TableGrid"/>
        <w:tblW w:w="0" w:type="auto"/>
        <w:tblInd w:w="426" w:type="dxa"/>
        <w:tblLook w:val="04A0" w:firstRow="1" w:lastRow="0" w:firstColumn="1" w:lastColumn="0" w:noHBand="0" w:noVBand="1"/>
      </w:tblPr>
      <w:tblGrid>
        <w:gridCol w:w="3397"/>
        <w:gridCol w:w="2807"/>
        <w:gridCol w:w="2386"/>
      </w:tblGrid>
      <w:tr w:rsidR="001F5144" w14:paraId="3AEB16B3" w14:textId="67C45DA7" w:rsidTr="001F5144">
        <w:tc>
          <w:tcPr>
            <w:tcW w:w="3397" w:type="dxa"/>
          </w:tcPr>
          <w:p w14:paraId="38F8852B" w14:textId="6F598005" w:rsidR="001F5144" w:rsidRDefault="001F5144" w:rsidP="002C5DD5">
            <w:pPr>
              <w:pStyle w:val="ListParagraph"/>
              <w:ind w:left="0"/>
              <w:jc w:val="center"/>
            </w:pPr>
            <w:r>
              <w:t>Amount of underestimate/overestimate of h(n)</w:t>
            </w:r>
          </w:p>
        </w:tc>
        <w:tc>
          <w:tcPr>
            <w:tcW w:w="2807" w:type="dxa"/>
          </w:tcPr>
          <w:p w14:paraId="31198409" w14:textId="77777777" w:rsidR="001F5144" w:rsidRDefault="001F5144" w:rsidP="002C5DD5">
            <w:pPr>
              <w:pStyle w:val="ListParagraph"/>
              <w:ind w:left="0"/>
              <w:jc w:val="center"/>
            </w:pPr>
            <w:r>
              <w:t>Nodes Expanded</w:t>
            </w:r>
          </w:p>
        </w:tc>
        <w:tc>
          <w:tcPr>
            <w:tcW w:w="2386" w:type="dxa"/>
          </w:tcPr>
          <w:p w14:paraId="7349C2AE" w14:textId="341686FC" w:rsidR="001F5144" w:rsidRDefault="001F5144" w:rsidP="002C5DD5">
            <w:pPr>
              <w:pStyle w:val="ListParagraph"/>
              <w:ind w:left="0"/>
              <w:jc w:val="center"/>
            </w:pPr>
            <w:r>
              <w:t>Optimal Path (Yes/no)</w:t>
            </w:r>
          </w:p>
        </w:tc>
      </w:tr>
      <w:tr w:rsidR="001F5144" w14:paraId="6D1E42BD" w14:textId="6FBE8671" w:rsidTr="001F5144">
        <w:tc>
          <w:tcPr>
            <w:tcW w:w="3397" w:type="dxa"/>
          </w:tcPr>
          <w:p w14:paraId="67D2AB2A" w14:textId="5C2D9EC0" w:rsidR="001F5144" w:rsidRDefault="001F5144" w:rsidP="00EE29F2">
            <w:pPr>
              <w:pStyle w:val="ListParagraph"/>
              <w:ind w:left="0"/>
            </w:pPr>
            <w:r>
              <w:t xml:space="preserve">h(n) </w:t>
            </w:r>
            <w:r w:rsidR="00B975C5">
              <w:t xml:space="preserve">= cost (n, g) </w:t>
            </w:r>
            <w:r>
              <w:t>* 0.95</w:t>
            </w:r>
          </w:p>
        </w:tc>
        <w:tc>
          <w:tcPr>
            <w:tcW w:w="2807" w:type="dxa"/>
          </w:tcPr>
          <w:p w14:paraId="17FD57CE" w14:textId="13C334EA" w:rsidR="001F5144" w:rsidRDefault="001F5144" w:rsidP="00EE29F2">
            <w:pPr>
              <w:pStyle w:val="ListParagraph"/>
              <w:ind w:left="0"/>
            </w:pPr>
            <w:r>
              <w:t>12</w:t>
            </w:r>
          </w:p>
        </w:tc>
        <w:tc>
          <w:tcPr>
            <w:tcW w:w="2386" w:type="dxa"/>
          </w:tcPr>
          <w:p w14:paraId="7B38995B" w14:textId="3EFF8331" w:rsidR="001F5144" w:rsidRDefault="001F5144" w:rsidP="00EE29F2">
            <w:pPr>
              <w:pStyle w:val="ListParagraph"/>
              <w:ind w:left="0"/>
            </w:pPr>
            <w:r>
              <w:t>yes</w:t>
            </w:r>
          </w:p>
        </w:tc>
      </w:tr>
      <w:tr w:rsidR="001F5144" w14:paraId="535C3827" w14:textId="45601F16" w:rsidTr="001F5144">
        <w:tc>
          <w:tcPr>
            <w:tcW w:w="3397" w:type="dxa"/>
          </w:tcPr>
          <w:p w14:paraId="3CF342BF" w14:textId="5D3005E3" w:rsidR="001F5144" w:rsidRDefault="001F5144" w:rsidP="00EE29F2">
            <w:pPr>
              <w:pStyle w:val="ListParagraph"/>
              <w:ind w:left="0"/>
            </w:pPr>
            <w:r>
              <w:t xml:space="preserve">h(n) </w:t>
            </w:r>
            <w:r w:rsidR="00B975C5">
              <w:t xml:space="preserve">= cost (n, g) </w:t>
            </w:r>
            <w:r>
              <w:t>– 0.1</w:t>
            </w:r>
          </w:p>
        </w:tc>
        <w:tc>
          <w:tcPr>
            <w:tcW w:w="2807" w:type="dxa"/>
          </w:tcPr>
          <w:p w14:paraId="5B547D6A" w14:textId="539B6DD5" w:rsidR="001F5144" w:rsidRDefault="001F5144" w:rsidP="00EE29F2">
            <w:pPr>
              <w:pStyle w:val="ListParagraph"/>
              <w:ind w:left="0"/>
            </w:pPr>
            <w:r>
              <w:t>12</w:t>
            </w:r>
          </w:p>
        </w:tc>
        <w:tc>
          <w:tcPr>
            <w:tcW w:w="2386" w:type="dxa"/>
          </w:tcPr>
          <w:p w14:paraId="13955F8B" w14:textId="2E876F9B" w:rsidR="001F5144" w:rsidRDefault="001F5144" w:rsidP="00EE29F2">
            <w:pPr>
              <w:pStyle w:val="ListParagraph"/>
              <w:ind w:left="0"/>
            </w:pPr>
            <w:r>
              <w:t>yes</w:t>
            </w:r>
          </w:p>
        </w:tc>
      </w:tr>
      <w:tr w:rsidR="001F5144" w14:paraId="2455213C" w14:textId="647F1516" w:rsidTr="001F5144">
        <w:tc>
          <w:tcPr>
            <w:tcW w:w="3397" w:type="dxa"/>
          </w:tcPr>
          <w:p w14:paraId="13E3188C" w14:textId="165EC303" w:rsidR="001F5144" w:rsidRDefault="001F5144" w:rsidP="00EE29F2">
            <w:pPr>
              <w:pStyle w:val="ListParagraph"/>
              <w:ind w:left="0"/>
            </w:pPr>
            <w:r>
              <w:t xml:space="preserve">h(n) </w:t>
            </w:r>
            <w:r w:rsidR="00B975C5">
              <w:t xml:space="preserve">= cost (n, g) </w:t>
            </w:r>
            <w:r>
              <w:t>– 0.2</w:t>
            </w:r>
          </w:p>
        </w:tc>
        <w:tc>
          <w:tcPr>
            <w:tcW w:w="2807" w:type="dxa"/>
          </w:tcPr>
          <w:p w14:paraId="0A316750" w14:textId="20D5AC11" w:rsidR="001F5144" w:rsidRDefault="001F5144" w:rsidP="00EE29F2">
            <w:pPr>
              <w:pStyle w:val="ListParagraph"/>
              <w:ind w:left="0"/>
            </w:pPr>
            <w:r>
              <w:t>12</w:t>
            </w:r>
          </w:p>
        </w:tc>
        <w:tc>
          <w:tcPr>
            <w:tcW w:w="2386" w:type="dxa"/>
          </w:tcPr>
          <w:p w14:paraId="7A58D2AB" w14:textId="1CD14A9A" w:rsidR="001F5144" w:rsidRDefault="001F5144" w:rsidP="00EE29F2">
            <w:pPr>
              <w:pStyle w:val="ListParagraph"/>
              <w:ind w:left="0"/>
            </w:pPr>
            <w:r>
              <w:t>yes</w:t>
            </w:r>
          </w:p>
        </w:tc>
      </w:tr>
      <w:tr w:rsidR="001F5144" w14:paraId="2EC064C8" w14:textId="3C96D69E" w:rsidTr="001F5144">
        <w:tc>
          <w:tcPr>
            <w:tcW w:w="3397" w:type="dxa"/>
          </w:tcPr>
          <w:p w14:paraId="70E8C4F9" w14:textId="4C6C12FF" w:rsidR="001F5144" w:rsidRDefault="001F5144" w:rsidP="00EE29F2">
            <w:pPr>
              <w:pStyle w:val="ListParagraph"/>
              <w:ind w:left="0"/>
            </w:pPr>
            <w:r>
              <w:t xml:space="preserve">h(n) </w:t>
            </w:r>
            <w:r w:rsidR="00B975C5">
              <w:t xml:space="preserve">= cost (n, g) </w:t>
            </w:r>
            <w:r>
              <w:t>– 0.3</w:t>
            </w:r>
          </w:p>
        </w:tc>
        <w:tc>
          <w:tcPr>
            <w:tcW w:w="2807" w:type="dxa"/>
          </w:tcPr>
          <w:p w14:paraId="2CD97DEB" w14:textId="2A7B465E" w:rsidR="001F5144" w:rsidRDefault="001F5144" w:rsidP="00EE29F2">
            <w:pPr>
              <w:pStyle w:val="ListParagraph"/>
              <w:ind w:left="0"/>
            </w:pPr>
            <w:r>
              <w:t>12</w:t>
            </w:r>
          </w:p>
        </w:tc>
        <w:tc>
          <w:tcPr>
            <w:tcW w:w="2386" w:type="dxa"/>
          </w:tcPr>
          <w:p w14:paraId="01B445D7" w14:textId="2427BFC0" w:rsidR="001F5144" w:rsidRDefault="001F5144" w:rsidP="00EE29F2">
            <w:pPr>
              <w:pStyle w:val="ListParagraph"/>
              <w:ind w:left="0"/>
            </w:pPr>
            <w:r>
              <w:t>yes</w:t>
            </w:r>
          </w:p>
        </w:tc>
      </w:tr>
      <w:tr w:rsidR="001F5144" w14:paraId="32AA34AA" w14:textId="7BE805CB" w:rsidTr="001F5144">
        <w:tc>
          <w:tcPr>
            <w:tcW w:w="3397" w:type="dxa"/>
          </w:tcPr>
          <w:p w14:paraId="25E72047" w14:textId="6921905C" w:rsidR="001F5144" w:rsidRDefault="001F5144" w:rsidP="00EE29F2">
            <w:pPr>
              <w:pStyle w:val="ListParagraph"/>
              <w:ind w:left="0"/>
            </w:pPr>
            <w:r>
              <w:t xml:space="preserve">h(n) </w:t>
            </w:r>
            <w:r w:rsidR="00B975C5">
              <w:t xml:space="preserve">= cost (n, g) </w:t>
            </w:r>
            <w:r>
              <w:t>– 0.4</w:t>
            </w:r>
          </w:p>
        </w:tc>
        <w:tc>
          <w:tcPr>
            <w:tcW w:w="2807" w:type="dxa"/>
          </w:tcPr>
          <w:p w14:paraId="2ECE128B" w14:textId="18992642" w:rsidR="001F5144" w:rsidRDefault="001F5144" w:rsidP="00EE29F2">
            <w:pPr>
              <w:pStyle w:val="ListParagraph"/>
              <w:ind w:left="0"/>
            </w:pPr>
            <w:r>
              <w:t>12</w:t>
            </w:r>
          </w:p>
        </w:tc>
        <w:tc>
          <w:tcPr>
            <w:tcW w:w="2386" w:type="dxa"/>
          </w:tcPr>
          <w:p w14:paraId="0F3341E6" w14:textId="23F3FF5F" w:rsidR="001F5144" w:rsidRDefault="001F5144" w:rsidP="00EE29F2">
            <w:pPr>
              <w:pStyle w:val="ListParagraph"/>
              <w:ind w:left="0"/>
            </w:pPr>
            <w:r>
              <w:t>yes</w:t>
            </w:r>
          </w:p>
        </w:tc>
      </w:tr>
      <w:tr w:rsidR="001F5144" w14:paraId="24CA2B59" w14:textId="3C73D66B" w:rsidTr="001F5144">
        <w:tc>
          <w:tcPr>
            <w:tcW w:w="3397" w:type="dxa"/>
          </w:tcPr>
          <w:p w14:paraId="46B33340" w14:textId="47ABFD73" w:rsidR="001F5144" w:rsidRDefault="001F5144" w:rsidP="00EE29F2">
            <w:pPr>
              <w:pStyle w:val="ListParagraph"/>
              <w:ind w:left="0"/>
            </w:pPr>
            <w:r>
              <w:t xml:space="preserve">h(n) </w:t>
            </w:r>
            <w:r w:rsidR="00B975C5">
              <w:t xml:space="preserve">= cost (n, g) </w:t>
            </w:r>
            <w:r>
              <w:t>– 0.5</w:t>
            </w:r>
          </w:p>
        </w:tc>
        <w:tc>
          <w:tcPr>
            <w:tcW w:w="2807" w:type="dxa"/>
          </w:tcPr>
          <w:p w14:paraId="63C201C1" w14:textId="3F31F3AA" w:rsidR="001F5144" w:rsidRDefault="001F5144" w:rsidP="00EE29F2">
            <w:pPr>
              <w:pStyle w:val="ListParagraph"/>
              <w:ind w:left="0"/>
            </w:pPr>
            <w:r>
              <w:t>12</w:t>
            </w:r>
          </w:p>
        </w:tc>
        <w:tc>
          <w:tcPr>
            <w:tcW w:w="2386" w:type="dxa"/>
          </w:tcPr>
          <w:p w14:paraId="42F593BF" w14:textId="62989216" w:rsidR="001F5144" w:rsidRDefault="001F5144" w:rsidP="00EE29F2">
            <w:pPr>
              <w:pStyle w:val="ListParagraph"/>
              <w:ind w:left="0"/>
            </w:pPr>
            <w:r>
              <w:t>yes</w:t>
            </w:r>
          </w:p>
        </w:tc>
      </w:tr>
      <w:tr w:rsidR="001F5144" w14:paraId="1E24EF86" w14:textId="6231EE29" w:rsidTr="001F5144">
        <w:tc>
          <w:tcPr>
            <w:tcW w:w="3397" w:type="dxa"/>
          </w:tcPr>
          <w:p w14:paraId="33F60C6A" w14:textId="7758EF7B" w:rsidR="001F5144" w:rsidRDefault="001F5144" w:rsidP="001F5144">
            <w:pPr>
              <w:pStyle w:val="ListParagraph"/>
              <w:ind w:left="0"/>
            </w:pPr>
            <w:r>
              <w:t>h(n)</w:t>
            </w:r>
            <w:r w:rsidR="00B975C5">
              <w:t xml:space="preserve"> = cost (n, g) </w:t>
            </w:r>
            <w:r>
              <w:t>– 0.6</w:t>
            </w:r>
          </w:p>
        </w:tc>
        <w:tc>
          <w:tcPr>
            <w:tcW w:w="2807" w:type="dxa"/>
          </w:tcPr>
          <w:p w14:paraId="01470F5C" w14:textId="2914C2E7" w:rsidR="001F5144" w:rsidRDefault="001F5144" w:rsidP="001F5144">
            <w:pPr>
              <w:pStyle w:val="ListParagraph"/>
              <w:ind w:left="0"/>
            </w:pPr>
            <w:r>
              <w:t>20</w:t>
            </w:r>
          </w:p>
        </w:tc>
        <w:tc>
          <w:tcPr>
            <w:tcW w:w="2386" w:type="dxa"/>
          </w:tcPr>
          <w:p w14:paraId="308A8AB0" w14:textId="12294723" w:rsidR="001F5144" w:rsidRDefault="001F5144" w:rsidP="001F5144">
            <w:pPr>
              <w:pStyle w:val="ListParagraph"/>
              <w:ind w:left="0"/>
            </w:pPr>
            <w:r>
              <w:t>yes</w:t>
            </w:r>
          </w:p>
        </w:tc>
      </w:tr>
      <w:tr w:rsidR="001F5144" w14:paraId="2A51BD7E" w14:textId="4DF75C13" w:rsidTr="001F5144">
        <w:tc>
          <w:tcPr>
            <w:tcW w:w="3397" w:type="dxa"/>
          </w:tcPr>
          <w:p w14:paraId="3C1F463A" w14:textId="29E84795" w:rsidR="001F5144" w:rsidRDefault="001F5144" w:rsidP="001F5144">
            <w:pPr>
              <w:pStyle w:val="ListParagraph"/>
              <w:ind w:left="0"/>
            </w:pPr>
            <w:r>
              <w:t xml:space="preserve">h(n) </w:t>
            </w:r>
            <w:r w:rsidR="00B975C5">
              <w:t xml:space="preserve">= cost (n, g) </w:t>
            </w:r>
            <w:r>
              <w:t>– 0.7</w:t>
            </w:r>
          </w:p>
        </w:tc>
        <w:tc>
          <w:tcPr>
            <w:tcW w:w="2807" w:type="dxa"/>
          </w:tcPr>
          <w:p w14:paraId="16D5FCD9" w14:textId="50806C8F" w:rsidR="001F5144" w:rsidRDefault="001F5144" w:rsidP="001F5144">
            <w:pPr>
              <w:pStyle w:val="ListParagraph"/>
              <w:ind w:left="0"/>
            </w:pPr>
            <w:r>
              <w:t>20</w:t>
            </w:r>
          </w:p>
        </w:tc>
        <w:tc>
          <w:tcPr>
            <w:tcW w:w="2386" w:type="dxa"/>
          </w:tcPr>
          <w:p w14:paraId="25943273" w14:textId="549AC7D4" w:rsidR="001F5144" w:rsidRDefault="001F5144" w:rsidP="001F5144">
            <w:pPr>
              <w:pStyle w:val="ListParagraph"/>
              <w:ind w:left="0"/>
            </w:pPr>
            <w:r>
              <w:t>yes</w:t>
            </w:r>
          </w:p>
        </w:tc>
      </w:tr>
      <w:tr w:rsidR="001F5144" w14:paraId="29EDA127" w14:textId="41602EAF" w:rsidTr="001F5144">
        <w:tc>
          <w:tcPr>
            <w:tcW w:w="3397" w:type="dxa"/>
          </w:tcPr>
          <w:p w14:paraId="7AEDADD3" w14:textId="4F0EE962" w:rsidR="001F5144" w:rsidRDefault="001F5144" w:rsidP="001F5144">
            <w:pPr>
              <w:pStyle w:val="ListParagraph"/>
              <w:ind w:left="0"/>
            </w:pPr>
            <w:r>
              <w:t xml:space="preserve">h(n) </w:t>
            </w:r>
            <w:r w:rsidR="00B975C5">
              <w:t xml:space="preserve">= cost (n, g) </w:t>
            </w:r>
            <w:r>
              <w:t>– 0.8</w:t>
            </w:r>
          </w:p>
        </w:tc>
        <w:tc>
          <w:tcPr>
            <w:tcW w:w="2807" w:type="dxa"/>
          </w:tcPr>
          <w:p w14:paraId="0B327636" w14:textId="69D19505" w:rsidR="001F5144" w:rsidRDefault="001F5144" w:rsidP="001F5144">
            <w:pPr>
              <w:pStyle w:val="ListParagraph"/>
              <w:ind w:left="0"/>
            </w:pPr>
            <w:r>
              <w:t>20</w:t>
            </w:r>
          </w:p>
        </w:tc>
        <w:tc>
          <w:tcPr>
            <w:tcW w:w="2386" w:type="dxa"/>
          </w:tcPr>
          <w:p w14:paraId="21EBBF4D" w14:textId="50F1001C" w:rsidR="001F5144" w:rsidRDefault="001F5144" w:rsidP="001F5144">
            <w:pPr>
              <w:pStyle w:val="ListParagraph"/>
              <w:ind w:left="0"/>
            </w:pPr>
            <w:r>
              <w:t>yes</w:t>
            </w:r>
          </w:p>
        </w:tc>
      </w:tr>
      <w:tr w:rsidR="001F5144" w14:paraId="202C1CBC" w14:textId="6C16AAA3" w:rsidTr="001F5144">
        <w:tc>
          <w:tcPr>
            <w:tcW w:w="3397" w:type="dxa"/>
          </w:tcPr>
          <w:p w14:paraId="2C767F1D" w14:textId="0A1C2EAB" w:rsidR="001F5144" w:rsidRDefault="001F5144" w:rsidP="001F5144">
            <w:pPr>
              <w:pStyle w:val="ListParagraph"/>
              <w:ind w:left="0"/>
            </w:pPr>
            <w:r>
              <w:t xml:space="preserve">h(n) </w:t>
            </w:r>
            <w:r w:rsidR="00B975C5">
              <w:t xml:space="preserve">= cost (n, g) </w:t>
            </w:r>
            <w:r>
              <w:t>(heuristic is actual path cost from n to goal)</w:t>
            </w:r>
          </w:p>
        </w:tc>
        <w:tc>
          <w:tcPr>
            <w:tcW w:w="2807" w:type="dxa"/>
          </w:tcPr>
          <w:p w14:paraId="58F73EAB" w14:textId="02B3C574" w:rsidR="001F5144" w:rsidRDefault="001F5144" w:rsidP="001F5144">
            <w:pPr>
              <w:pStyle w:val="ListParagraph"/>
              <w:ind w:left="0"/>
            </w:pPr>
            <w:r>
              <w:t>12</w:t>
            </w:r>
          </w:p>
        </w:tc>
        <w:tc>
          <w:tcPr>
            <w:tcW w:w="2386" w:type="dxa"/>
          </w:tcPr>
          <w:p w14:paraId="3C9D1BDD" w14:textId="489E01D2" w:rsidR="001F5144" w:rsidRDefault="001F5144" w:rsidP="001F5144">
            <w:pPr>
              <w:pStyle w:val="ListParagraph"/>
              <w:ind w:left="0"/>
            </w:pPr>
            <w:r>
              <w:t>yes</w:t>
            </w:r>
          </w:p>
        </w:tc>
      </w:tr>
      <w:tr w:rsidR="001F5144" w14:paraId="6BB8355C" w14:textId="7242AF72" w:rsidTr="001F5144">
        <w:tc>
          <w:tcPr>
            <w:tcW w:w="3397" w:type="dxa"/>
          </w:tcPr>
          <w:p w14:paraId="309194B5" w14:textId="76371655" w:rsidR="001F5144" w:rsidRDefault="001F5144" w:rsidP="001F5144">
            <w:pPr>
              <w:pStyle w:val="ListParagraph"/>
              <w:ind w:left="0"/>
            </w:pPr>
            <w:r>
              <w:t xml:space="preserve">h(n) </w:t>
            </w:r>
            <w:r w:rsidR="00B975C5">
              <w:t xml:space="preserve">= cost (n, g) </w:t>
            </w:r>
            <w:r>
              <w:t>+ 0.1</w:t>
            </w:r>
          </w:p>
        </w:tc>
        <w:tc>
          <w:tcPr>
            <w:tcW w:w="2807" w:type="dxa"/>
          </w:tcPr>
          <w:p w14:paraId="5C029FC5" w14:textId="3C3D7EAC" w:rsidR="001F5144" w:rsidRDefault="001F5144" w:rsidP="001F5144">
            <w:pPr>
              <w:pStyle w:val="ListParagraph"/>
              <w:ind w:left="0"/>
            </w:pPr>
            <w:r>
              <w:t>11</w:t>
            </w:r>
          </w:p>
        </w:tc>
        <w:tc>
          <w:tcPr>
            <w:tcW w:w="2386" w:type="dxa"/>
          </w:tcPr>
          <w:p w14:paraId="0351912B" w14:textId="70B8B259" w:rsidR="001F5144" w:rsidRDefault="001F5144" w:rsidP="001F5144">
            <w:pPr>
              <w:pStyle w:val="ListParagraph"/>
              <w:ind w:left="0"/>
            </w:pPr>
            <w:r>
              <w:t>yes</w:t>
            </w:r>
          </w:p>
        </w:tc>
      </w:tr>
      <w:tr w:rsidR="001F5144" w14:paraId="66E38245" w14:textId="6B3ACFB2" w:rsidTr="001F5144">
        <w:tc>
          <w:tcPr>
            <w:tcW w:w="3397" w:type="dxa"/>
          </w:tcPr>
          <w:p w14:paraId="028C4B72" w14:textId="3A60AE45" w:rsidR="001F5144" w:rsidRDefault="001F5144" w:rsidP="001F5144">
            <w:pPr>
              <w:pStyle w:val="ListParagraph"/>
              <w:ind w:left="0"/>
            </w:pPr>
            <w:r>
              <w:t xml:space="preserve">h(n) </w:t>
            </w:r>
            <w:r w:rsidR="00B975C5">
              <w:t xml:space="preserve">= cost (n, g) </w:t>
            </w:r>
            <w:r>
              <w:t>+ 0.2</w:t>
            </w:r>
          </w:p>
        </w:tc>
        <w:tc>
          <w:tcPr>
            <w:tcW w:w="2807" w:type="dxa"/>
          </w:tcPr>
          <w:p w14:paraId="5B36F861" w14:textId="19A70762" w:rsidR="001F5144" w:rsidRDefault="001F5144" w:rsidP="001F5144">
            <w:pPr>
              <w:pStyle w:val="ListParagraph"/>
              <w:ind w:left="0"/>
            </w:pPr>
            <w:r>
              <w:t>10</w:t>
            </w:r>
          </w:p>
        </w:tc>
        <w:tc>
          <w:tcPr>
            <w:tcW w:w="2386" w:type="dxa"/>
          </w:tcPr>
          <w:p w14:paraId="4A3EDEE5" w14:textId="789EF119" w:rsidR="001F5144" w:rsidRDefault="001F5144" w:rsidP="001F5144">
            <w:pPr>
              <w:pStyle w:val="ListParagraph"/>
              <w:ind w:left="0"/>
            </w:pPr>
            <w:r>
              <w:t>yes</w:t>
            </w:r>
          </w:p>
        </w:tc>
      </w:tr>
      <w:tr w:rsidR="001F5144" w14:paraId="012AF3F9" w14:textId="68F9D214" w:rsidTr="001F5144">
        <w:tc>
          <w:tcPr>
            <w:tcW w:w="3397" w:type="dxa"/>
          </w:tcPr>
          <w:p w14:paraId="6D5152E3" w14:textId="2A0A5C6B" w:rsidR="001F5144" w:rsidRDefault="001F5144" w:rsidP="001F5144">
            <w:pPr>
              <w:pStyle w:val="ListParagraph"/>
              <w:ind w:left="0"/>
            </w:pPr>
            <w:r>
              <w:t xml:space="preserve">h(n) </w:t>
            </w:r>
            <w:r w:rsidR="00B975C5">
              <w:t xml:space="preserve">= cost (n, g) </w:t>
            </w:r>
            <w:r>
              <w:t>+ 0.3</w:t>
            </w:r>
          </w:p>
        </w:tc>
        <w:tc>
          <w:tcPr>
            <w:tcW w:w="2807" w:type="dxa"/>
          </w:tcPr>
          <w:p w14:paraId="63E5C7B2" w14:textId="337907D3" w:rsidR="001F5144" w:rsidRDefault="001F5144" w:rsidP="001F5144">
            <w:pPr>
              <w:pStyle w:val="ListParagraph"/>
              <w:ind w:left="0"/>
            </w:pPr>
            <w:r>
              <w:t>11</w:t>
            </w:r>
          </w:p>
        </w:tc>
        <w:tc>
          <w:tcPr>
            <w:tcW w:w="2386" w:type="dxa"/>
          </w:tcPr>
          <w:p w14:paraId="52FD2FC4" w14:textId="04943429" w:rsidR="001F5144" w:rsidRDefault="001F5144" w:rsidP="001F5144">
            <w:pPr>
              <w:pStyle w:val="ListParagraph"/>
              <w:ind w:left="0"/>
            </w:pPr>
            <w:r>
              <w:t>yes</w:t>
            </w:r>
          </w:p>
        </w:tc>
      </w:tr>
      <w:tr w:rsidR="001F5144" w14:paraId="1586CC37" w14:textId="561E5EA0" w:rsidTr="001F5144">
        <w:tc>
          <w:tcPr>
            <w:tcW w:w="3397" w:type="dxa"/>
          </w:tcPr>
          <w:p w14:paraId="5D091994" w14:textId="6A88360E" w:rsidR="001F5144" w:rsidRDefault="001F5144" w:rsidP="001F5144">
            <w:pPr>
              <w:pStyle w:val="ListParagraph"/>
              <w:ind w:left="0"/>
            </w:pPr>
            <w:r>
              <w:t xml:space="preserve">h(n) </w:t>
            </w:r>
            <w:r w:rsidR="00B975C5">
              <w:t xml:space="preserve">= cost (n, g) </w:t>
            </w:r>
            <w:r>
              <w:t>+ 1</w:t>
            </w:r>
          </w:p>
        </w:tc>
        <w:tc>
          <w:tcPr>
            <w:tcW w:w="2807" w:type="dxa"/>
          </w:tcPr>
          <w:p w14:paraId="4127236C" w14:textId="391FC9EA" w:rsidR="001F5144" w:rsidRDefault="001F5144" w:rsidP="001F5144">
            <w:pPr>
              <w:pStyle w:val="ListParagraph"/>
              <w:ind w:left="0"/>
            </w:pPr>
            <w:r>
              <w:t>11</w:t>
            </w:r>
          </w:p>
        </w:tc>
        <w:tc>
          <w:tcPr>
            <w:tcW w:w="2386" w:type="dxa"/>
          </w:tcPr>
          <w:p w14:paraId="6620F398" w14:textId="44A1C7E9" w:rsidR="001F5144" w:rsidRDefault="001F5144" w:rsidP="001F5144">
            <w:pPr>
              <w:pStyle w:val="ListParagraph"/>
              <w:ind w:left="0"/>
            </w:pPr>
            <w:r>
              <w:t>yes</w:t>
            </w:r>
          </w:p>
        </w:tc>
      </w:tr>
      <w:tr w:rsidR="001F5144" w14:paraId="5FB058B0" w14:textId="192DF566" w:rsidTr="001F5144">
        <w:tc>
          <w:tcPr>
            <w:tcW w:w="3397" w:type="dxa"/>
          </w:tcPr>
          <w:p w14:paraId="1248D16F" w14:textId="068EB857" w:rsidR="001F5144" w:rsidRDefault="001F5144" w:rsidP="001F5144">
            <w:pPr>
              <w:pStyle w:val="ListParagraph"/>
              <w:ind w:left="0"/>
            </w:pPr>
            <w:r>
              <w:t xml:space="preserve">h(n) </w:t>
            </w:r>
            <w:r w:rsidR="00B975C5">
              <w:t xml:space="preserve">= cost (n, g) </w:t>
            </w:r>
            <w:r>
              <w:t>+ 2</w:t>
            </w:r>
          </w:p>
        </w:tc>
        <w:tc>
          <w:tcPr>
            <w:tcW w:w="2807" w:type="dxa"/>
          </w:tcPr>
          <w:p w14:paraId="0E975BFB" w14:textId="62835C8B" w:rsidR="001F5144" w:rsidRDefault="001F5144" w:rsidP="001F5144">
            <w:pPr>
              <w:pStyle w:val="ListParagraph"/>
              <w:ind w:left="0"/>
            </w:pPr>
            <w:r>
              <w:t>11</w:t>
            </w:r>
          </w:p>
        </w:tc>
        <w:tc>
          <w:tcPr>
            <w:tcW w:w="2386" w:type="dxa"/>
          </w:tcPr>
          <w:p w14:paraId="132C021B" w14:textId="349BA109" w:rsidR="001F5144" w:rsidRDefault="001F5144" w:rsidP="001F5144">
            <w:pPr>
              <w:pStyle w:val="ListParagraph"/>
              <w:ind w:left="0"/>
            </w:pPr>
            <w:r>
              <w:t>yes</w:t>
            </w:r>
          </w:p>
        </w:tc>
      </w:tr>
      <w:tr w:rsidR="001F5144" w14:paraId="4703DB4D" w14:textId="1A597431" w:rsidTr="001F5144">
        <w:tc>
          <w:tcPr>
            <w:tcW w:w="3397" w:type="dxa"/>
          </w:tcPr>
          <w:p w14:paraId="2BB9972A" w14:textId="2C42A1BF" w:rsidR="001F5144" w:rsidRDefault="001F5144" w:rsidP="001F5144">
            <w:pPr>
              <w:pStyle w:val="ListParagraph"/>
              <w:ind w:left="0"/>
            </w:pPr>
            <w:r>
              <w:t xml:space="preserve">h(n) </w:t>
            </w:r>
            <w:r w:rsidR="00B975C5">
              <w:t xml:space="preserve">= cost (n, g) </w:t>
            </w:r>
            <w:r>
              <w:t>+ 3</w:t>
            </w:r>
          </w:p>
        </w:tc>
        <w:tc>
          <w:tcPr>
            <w:tcW w:w="2807" w:type="dxa"/>
          </w:tcPr>
          <w:p w14:paraId="09E8E773" w14:textId="6FADFED4" w:rsidR="001F5144" w:rsidRDefault="001F5144" w:rsidP="001F5144">
            <w:pPr>
              <w:pStyle w:val="ListParagraph"/>
              <w:ind w:left="0"/>
            </w:pPr>
            <w:r>
              <w:t>11</w:t>
            </w:r>
          </w:p>
        </w:tc>
        <w:tc>
          <w:tcPr>
            <w:tcW w:w="2386" w:type="dxa"/>
          </w:tcPr>
          <w:p w14:paraId="74CB3FFC" w14:textId="070B0E62" w:rsidR="001F5144" w:rsidRDefault="001F5144" w:rsidP="001F5144">
            <w:pPr>
              <w:pStyle w:val="ListParagraph"/>
              <w:ind w:left="0"/>
            </w:pPr>
            <w:r>
              <w:t>yes</w:t>
            </w:r>
          </w:p>
        </w:tc>
      </w:tr>
      <w:tr w:rsidR="001F5144" w14:paraId="64ECB89B" w14:textId="34628BA0" w:rsidTr="001F5144">
        <w:tc>
          <w:tcPr>
            <w:tcW w:w="3397" w:type="dxa"/>
          </w:tcPr>
          <w:p w14:paraId="7463ED45" w14:textId="1343E273" w:rsidR="001F5144" w:rsidRDefault="001F5144" w:rsidP="001F5144">
            <w:pPr>
              <w:pStyle w:val="ListParagraph"/>
              <w:ind w:left="0"/>
            </w:pPr>
            <w:r>
              <w:t xml:space="preserve">h(n) </w:t>
            </w:r>
            <w:r w:rsidR="00B975C5">
              <w:t xml:space="preserve">= cost (n, g) </w:t>
            </w:r>
            <w:r>
              <w:t>+ 10</w:t>
            </w:r>
          </w:p>
        </w:tc>
        <w:tc>
          <w:tcPr>
            <w:tcW w:w="2807" w:type="dxa"/>
          </w:tcPr>
          <w:p w14:paraId="38927058" w14:textId="45ABDBCE" w:rsidR="001F5144" w:rsidRDefault="001F5144" w:rsidP="001F5144">
            <w:pPr>
              <w:pStyle w:val="ListParagraph"/>
              <w:ind w:left="0"/>
            </w:pPr>
            <w:r>
              <w:t>11</w:t>
            </w:r>
          </w:p>
        </w:tc>
        <w:tc>
          <w:tcPr>
            <w:tcW w:w="2386" w:type="dxa"/>
          </w:tcPr>
          <w:p w14:paraId="43935450" w14:textId="1D9F62FB" w:rsidR="001F5144" w:rsidRDefault="001F5144" w:rsidP="001F5144">
            <w:pPr>
              <w:pStyle w:val="ListParagraph"/>
              <w:ind w:left="0"/>
            </w:pPr>
            <w:r>
              <w:t>yes</w:t>
            </w:r>
          </w:p>
        </w:tc>
      </w:tr>
      <w:tr w:rsidR="001F5144" w14:paraId="30FF634D" w14:textId="06165D14" w:rsidTr="001F5144">
        <w:tc>
          <w:tcPr>
            <w:tcW w:w="3397" w:type="dxa"/>
          </w:tcPr>
          <w:p w14:paraId="211B0E83" w14:textId="2E5302E3" w:rsidR="001F5144" w:rsidRDefault="001F5144" w:rsidP="001F5144">
            <w:pPr>
              <w:pStyle w:val="ListParagraph"/>
              <w:ind w:left="0"/>
            </w:pPr>
            <w:r>
              <w:t xml:space="preserve">h(n) </w:t>
            </w:r>
            <w:r w:rsidR="00B975C5">
              <w:t xml:space="preserve">= cost (n, g) </w:t>
            </w:r>
            <w:r>
              <w:t>+ 20</w:t>
            </w:r>
          </w:p>
        </w:tc>
        <w:tc>
          <w:tcPr>
            <w:tcW w:w="2807" w:type="dxa"/>
          </w:tcPr>
          <w:p w14:paraId="26088C69" w14:textId="123B67F6" w:rsidR="001F5144" w:rsidRDefault="00420AB7" w:rsidP="001F5144">
            <w:pPr>
              <w:pStyle w:val="ListParagraph"/>
              <w:ind w:left="0"/>
            </w:pPr>
            <w:r>
              <w:t>11</w:t>
            </w:r>
          </w:p>
        </w:tc>
        <w:tc>
          <w:tcPr>
            <w:tcW w:w="2386" w:type="dxa"/>
          </w:tcPr>
          <w:p w14:paraId="22FD7DD7" w14:textId="5A495AFB" w:rsidR="001F5144" w:rsidRDefault="00420AB7" w:rsidP="001F5144">
            <w:pPr>
              <w:pStyle w:val="ListParagraph"/>
              <w:ind w:left="0"/>
            </w:pPr>
            <w:r>
              <w:t>yes</w:t>
            </w:r>
          </w:p>
        </w:tc>
      </w:tr>
      <w:tr w:rsidR="001F5144" w14:paraId="588A51A3" w14:textId="71D17612" w:rsidTr="001F5144">
        <w:tc>
          <w:tcPr>
            <w:tcW w:w="3397" w:type="dxa"/>
          </w:tcPr>
          <w:p w14:paraId="187DEDC8" w14:textId="41A27F47" w:rsidR="001F5144" w:rsidRDefault="001F5144" w:rsidP="001F5144">
            <w:pPr>
              <w:pStyle w:val="ListParagraph"/>
              <w:ind w:left="0"/>
            </w:pPr>
            <w:r>
              <w:t xml:space="preserve">h(n) </w:t>
            </w:r>
            <w:r w:rsidR="00B975C5">
              <w:t xml:space="preserve">= cost (n, g) </w:t>
            </w:r>
            <w:r>
              <w:t>+ 30</w:t>
            </w:r>
          </w:p>
        </w:tc>
        <w:tc>
          <w:tcPr>
            <w:tcW w:w="2807" w:type="dxa"/>
          </w:tcPr>
          <w:p w14:paraId="3217DD1C" w14:textId="5686BB0A" w:rsidR="001F5144" w:rsidRDefault="00420AB7" w:rsidP="001F5144">
            <w:pPr>
              <w:pStyle w:val="ListParagraph"/>
              <w:ind w:left="0"/>
            </w:pPr>
            <w:r>
              <w:t>11</w:t>
            </w:r>
          </w:p>
        </w:tc>
        <w:tc>
          <w:tcPr>
            <w:tcW w:w="2386" w:type="dxa"/>
          </w:tcPr>
          <w:p w14:paraId="0BAB8FFF" w14:textId="366A601B" w:rsidR="001F5144" w:rsidRDefault="00420AB7" w:rsidP="001F5144">
            <w:pPr>
              <w:pStyle w:val="ListParagraph"/>
              <w:ind w:left="0"/>
            </w:pPr>
            <w:r>
              <w:t>yes</w:t>
            </w:r>
          </w:p>
        </w:tc>
      </w:tr>
      <w:tr w:rsidR="001F5144" w14:paraId="5219BDD8" w14:textId="4FBFDC10" w:rsidTr="001F5144">
        <w:tc>
          <w:tcPr>
            <w:tcW w:w="3397" w:type="dxa"/>
          </w:tcPr>
          <w:p w14:paraId="47DDCAB7" w14:textId="11F9A535" w:rsidR="001F5144" w:rsidRDefault="001F5144" w:rsidP="001F5144">
            <w:pPr>
              <w:pStyle w:val="ListParagraph"/>
              <w:ind w:left="0"/>
            </w:pPr>
            <w:r>
              <w:t xml:space="preserve">h(n) </w:t>
            </w:r>
            <w:r w:rsidR="00B975C5">
              <w:t xml:space="preserve">= cost (n, g) </w:t>
            </w:r>
            <w:r>
              <w:t>+ 100</w:t>
            </w:r>
          </w:p>
        </w:tc>
        <w:tc>
          <w:tcPr>
            <w:tcW w:w="2807" w:type="dxa"/>
          </w:tcPr>
          <w:p w14:paraId="22B69909" w14:textId="38DBFB24" w:rsidR="001F5144" w:rsidRDefault="00420AB7" w:rsidP="001F5144">
            <w:pPr>
              <w:pStyle w:val="ListParagraph"/>
              <w:ind w:left="0"/>
            </w:pPr>
            <w:r>
              <w:t>11</w:t>
            </w:r>
          </w:p>
        </w:tc>
        <w:tc>
          <w:tcPr>
            <w:tcW w:w="2386" w:type="dxa"/>
          </w:tcPr>
          <w:p w14:paraId="0E6A3505" w14:textId="34CA4104" w:rsidR="001F5144" w:rsidRDefault="00420AB7" w:rsidP="001F5144">
            <w:pPr>
              <w:pStyle w:val="ListParagraph"/>
              <w:ind w:left="0"/>
            </w:pPr>
            <w:r>
              <w:t>yes</w:t>
            </w:r>
          </w:p>
        </w:tc>
      </w:tr>
      <w:tr w:rsidR="00420AB7" w14:paraId="3EF78BCD" w14:textId="77777777" w:rsidTr="001F5144">
        <w:tc>
          <w:tcPr>
            <w:tcW w:w="3397" w:type="dxa"/>
          </w:tcPr>
          <w:p w14:paraId="46BBE6C5" w14:textId="314390A3" w:rsidR="00420AB7" w:rsidRDefault="00420AB7" w:rsidP="001F5144">
            <w:pPr>
              <w:pStyle w:val="ListParagraph"/>
              <w:ind w:left="0"/>
            </w:pPr>
            <w:r>
              <w:t xml:space="preserve">h(n) </w:t>
            </w:r>
            <w:r w:rsidR="00B975C5">
              <w:t xml:space="preserve">= cost (n, g) </w:t>
            </w:r>
            <w:r>
              <w:t>* 22.4</w:t>
            </w:r>
          </w:p>
        </w:tc>
        <w:tc>
          <w:tcPr>
            <w:tcW w:w="2807" w:type="dxa"/>
          </w:tcPr>
          <w:p w14:paraId="3190F413" w14:textId="3EC9C885" w:rsidR="00420AB7" w:rsidRDefault="00420AB7" w:rsidP="001F5144">
            <w:pPr>
              <w:pStyle w:val="ListParagraph"/>
              <w:ind w:left="0"/>
            </w:pPr>
            <w:r>
              <w:t>7</w:t>
            </w:r>
          </w:p>
        </w:tc>
        <w:tc>
          <w:tcPr>
            <w:tcW w:w="2386" w:type="dxa"/>
          </w:tcPr>
          <w:p w14:paraId="20F054F2" w14:textId="18A68E2C" w:rsidR="00420AB7" w:rsidRDefault="00420AB7" w:rsidP="001F5144">
            <w:pPr>
              <w:pStyle w:val="ListParagraph"/>
              <w:ind w:left="0"/>
            </w:pPr>
            <w:r>
              <w:t>yes</w:t>
            </w:r>
          </w:p>
        </w:tc>
      </w:tr>
      <w:tr w:rsidR="001F5144" w14:paraId="14DB8C44" w14:textId="1B80C72D" w:rsidTr="001F5144">
        <w:tc>
          <w:tcPr>
            <w:tcW w:w="3397" w:type="dxa"/>
          </w:tcPr>
          <w:p w14:paraId="134AEEE9" w14:textId="3EA6E7A5" w:rsidR="001F5144" w:rsidRDefault="001F5144" w:rsidP="001F5144">
            <w:pPr>
              <w:pStyle w:val="ListParagraph"/>
              <w:ind w:left="0"/>
            </w:pPr>
            <w:r>
              <w:t>Set h(n) using “Set Node Heuristics Automatically” button</w:t>
            </w:r>
          </w:p>
        </w:tc>
        <w:tc>
          <w:tcPr>
            <w:tcW w:w="2807" w:type="dxa"/>
          </w:tcPr>
          <w:p w14:paraId="3CBC0A15" w14:textId="64977935" w:rsidR="001F5144" w:rsidRDefault="001F5144" w:rsidP="001F5144">
            <w:pPr>
              <w:pStyle w:val="ListParagraph"/>
              <w:ind w:left="0"/>
            </w:pPr>
            <w:r>
              <w:t>9 (not optimal path)</w:t>
            </w:r>
          </w:p>
        </w:tc>
        <w:tc>
          <w:tcPr>
            <w:tcW w:w="2386" w:type="dxa"/>
          </w:tcPr>
          <w:p w14:paraId="3665D254" w14:textId="5D2049A0" w:rsidR="001F5144" w:rsidRDefault="001F5144" w:rsidP="001F5144">
            <w:pPr>
              <w:pStyle w:val="ListParagraph"/>
              <w:ind w:left="0"/>
            </w:pPr>
            <w:r>
              <w:t>No</w:t>
            </w:r>
          </w:p>
        </w:tc>
      </w:tr>
      <w:tr w:rsidR="00486D44" w14:paraId="407D3C76" w14:textId="77777777" w:rsidTr="001F5144">
        <w:tc>
          <w:tcPr>
            <w:tcW w:w="3397" w:type="dxa"/>
          </w:tcPr>
          <w:p w14:paraId="696F0014" w14:textId="79205930" w:rsidR="00486D44" w:rsidRPr="00486D44" w:rsidRDefault="00B975C5" w:rsidP="001F5144">
            <w:pPr>
              <w:pStyle w:val="ListParagraph"/>
              <w:ind w:left="0"/>
            </w:pPr>
            <w:r>
              <w:t xml:space="preserve">h(n) = </w:t>
            </w:r>
            <w:r w:rsidR="00486D44">
              <w:t>2</w:t>
            </w:r>
            <w:r>
              <w:t xml:space="preserve"> cost (n, g)</w:t>
            </w:r>
            <w:r w:rsidR="00486D44">
              <w:rPr>
                <w:vertAlign w:val="superscript"/>
              </w:rPr>
              <w:t xml:space="preserve">2 </w:t>
            </w:r>
            <w:r w:rsidR="00486D44">
              <w:t>+ 13</w:t>
            </w:r>
            <w:r>
              <w:t xml:space="preserve"> cost (n, g) </w:t>
            </w:r>
            <w:r w:rsidR="00486D44">
              <w:t>+ 0.4</w:t>
            </w:r>
          </w:p>
        </w:tc>
        <w:tc>
          <w:tcPr>
            <w:tcW w:w="2807" w:type="dxa"/>
          </w:tcPr>
          <w:p w14:paraId="6262F2E1" w14:textId="067C9DA8" w:rsidR="00486D44" w:rsidRDefault="00486D44" w:rsidP="001F5144">
            <w:pPr>
              <w:pStyle w:val="ListParagraph"/>
              <w:ind w:left="0"/>
            </w:pPr>
            <w:r>
              <w:t>7</w:t>
            </w:r>
          </w:p>
        </w:tc>
        <w:tc>
          <w:tcPr>
            <w:tcW w:w="2386" w:type="dxa"/>
          </w:tcPr>
          <w:p w14:paraId="090C85FF" w14:textId="7B10A066" w:rsidR="00486D44" w:rsidRDefault="00486D44" w:rsidP="001F5144">
            <w:pPr>
              <w:pStyle w:val="ListParagraph"/>
              <w:ind w:left="0"/>
            </w:pPr>
            <w:r>
              <w:t>Yes</w:t>
            </w:r>
          </w:p>
        </w:tc>
      </w:tr>
      <w:tr w:rsidR="00B975C5" w14:paraId="179C1F90" w14:textId="77777777" w:rsidTr="001F5144">
        <w:tc>
          <w:tcPr>
            <w:tcW w:w="3397" w:type="dxa"/>
          </w:tcPr>
          <w:p w14:paraId="3C08AF94" w14:textId="09090113" w:rsidR="00B975C5" w:rsidRDefault="00B975C5" w:rsidP="001F5144">
            <w:pPr>
              <w:pStyle w:val="ListParagraph"/>
              <w:ind w:left="0"/>
            </w:pPr>
            <w:r>
              <w:t>h(n) = Euclidean (n, g)</w:t>
            </w:r>
          </w:p>
        </w:tc>
        <w:tc>
          <w:tcPr>
            <w:tcW w:w="2807" w:type="dxa"/>
          </w:tcPr>
          <w:p w14:paraId="34449EBA" w14:textId="6B013323" w:rsidR="00B975C5" w:rsidRDefault="00B975C5" w:rsidP="001F5144">
            <w:pPr>
              <w:pStyle w:val="ListParagraph"/>
              <w:ind w:left="0"/>
            </w:pPr>
            <w:r>
              <w:t>27</w:t>
            </w:r>
          </w:p>
        </w:tc>
        <w:tc>
          <w:tcPr>
            <w:tcW w:w="2386" w:type="dxa"/>
          </w:tcPr>
          <w:p w14:paraId="478A16DE" w14:textId="2E3AB755" w:rsidR="00B975C5" w:rsidRDefault="00B975C5" w:rsidP="001F5144">
            <w:pPr>
              <w:pStyle w:val="ListParagraph"/>
              <w:ind w:left="0"/>
            </w:pPr>
            <w:r>
              <w:t>Yes</w:t>
            </w:r>
          </w:p>
        </w:tc>
      </w:tr>
    </w:tbl>
    <w:p w14:paraId="16CB311B" w14:textId="77777777" w:rsidR="00693D1D" w:rsidRDefault="00693D1D" w:rsidP="003A500F">
      <w:pPr>
        <w:pStyle w:val="ListParagraph"/>
        <w:ind w:left="0"/>
      </w:pPr>
    </w:p>
    <w:p w14:paraId="1FB92DD2" w14:textId="4C738AEF" w:rsidR="002C5DD5" w:rsidRPr="002C5DD5" w:rsidRDefault="00693D1D" w:rsidP="003A500F">
      <w:pPr>
        <w:pStyle w:val="ListParagraph"/>
        <w:ind w:left="0"/>
      </w:pPr>
      <w:r>
        <w:t xml:space="preserve">The conjecture that I have </w:t>
      </w:r>
      <w:r w:rsidR="00F00A17">
        <w:t>derived</w:t>
      </w:r>
      <w:r w:rsidR="00420AB7">
        <w:t>, after conducting experiments with different heuristic functions with the results as shown in the table above,</w:t>
      </w:r>
      <w:r>
        <w:t xml:space="preserve"> is that for A* Search algorithm, even when the heuristic function h(n) is not admissible, as long as h(n) is an overestimate of the actual path cost of each node in the form of h(n) </w:t>
      </w:r>
      <w:r w:rsidR="003B4E35">
        <w:t xml:space="preserve">= cost (n, g) </w:t>
      </w:r>
      <w:r>
        <w:t xml:space="preserve">+ X where X </w:t>
      </w:r>
      <w:r w:rsidR="00420AB7">
        <w:t>is</w:t>
      </w:r>
      <w:r>
        <w:t xml:space="preserve"> any positive number, the A* Search algorithm will </w:t>
      </w:r>
      <w:r w:rsidR="00F00A17" w:rsidRPr="00F00A17">
        <w:t>in a majority of cases</w:t>
      </w:r>
      <w:r w:rsidR="00F00A17">
        <w:t>,</w:t>
      </w:r>
      <w:r>
        <w:t xml:space="preserve"> find the optimal path and</w:t>
      </w:r>
      <w:r w:rsidR="00420AB7">
        <w:t xml:space="preserve"> will expand lesser nodes as compared to when the heuristic function is the exact path cost of n from Goal node, or an underestimate of the exact path cost of n from Goal node</w:t>
      </w:r>
      <w:r>
        <w:t>. However, when h(n) is an underestimate of the actual path cost of each node</w:t>
      </w:r>
      <w:r w:rsidR="00420AB7">
        <w:t xml:space="preserve"> n from the Goal node,</w:t>
      </w:r>
      <w:r>
        <w:t xml:space="preserve"> in the form of h(n)</w:t>
      </w:r>
      <w:r w:rsidR="003B4E35">
        <w:t xml:space="preserve"> = cost (n, g)</w:t>
      </w:r>
      <w:r>
        <w:t xml:space="preserve"> - X where X </w:t>
      </w:r>
      <w:r w:rsidR="00420AB7">
        <w:t>is</w:t>
      </w:r>
      <w:r>
        <w:t xml:space="preserve"> any positive number and h(n) &gt;0, the A* Search algorithm will always find the optimal path, but the number of nodes expanded </w:t>
      </w:r>
      <w:r w:rsidR="00420AB7">
        <w:t>can</w:t>
      </w:r>
      <w:r>
        <w:t xml:space="preserve"> be greater than the number of nodes along the optimal path</w:t>
      </w:r>
      <w:r w:rsidR="00420AB7">
        <w:t>s present in the search graph</w:t>
      </w:r>
      <w:r>
        <w:t>.</w:t>
      </w:r>
      <w:r w:rsidR="00EE29F2">
        <w:t xml:space="preserve"> This is </w:t>
      </w:r>
      <w:r w:rsidR="00F13B9A">
        <w:t>proven by the results in the table above.</w:t>
      </w:r>
      <w:r w:rsidR="00486D44">
        <w:t xml:space="preserve"> </w:t>
      </w:r>
    </w:p>
    <w:sectPr w:rsidR="002C5DD5" w:rsidRPr="002C5D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F67DC"/>
    <w:multiLevelType w:val="hybridMultilevel"/>
    <w:tmpl w:val="8A5A2B6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BDC17F3"/>
    <w:multiLevelType w:val="hybridMultilevel"/>
    <w:tmpl w:val="7410E90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ARMAN CHUA WEI JIE#">
    <w15:presenceInfo w15:providerId="AD" w15:userId="S::SH0001IE@e.ntu.edu.sg::758613b9-42cd-4d53-9f9b-591d59bf7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63"/>
    <w:rsid w:val="00014515"/>
    <w:rsid w:val="00027E4E"/>
    <w:rsid w:val="000547A2"/>
    <w:rsid w:val="00086B56"/>
    <w:rsid w:val="000A53BC"/>
    <w:rsid w:val="000D5917"/>
    <w:rsid w:val="000F29CE"/>
    <w:rsid w:val="00103A51"/>
    <w:rsid w:val="00163866"/>
    <w:rsid w:val="001F5144"/>
    <w:rsid w:val="002119A3"/>
    <w:rsid w:val="00256663"/>
    <w:rsid w:val="002577C1"/>
    <w:rsid w:val="002B2DED"/>
    <w:rsid w:val="002B3831"/>
    <w:rsid w:val="002C5DD5"/>
    <w:rsid w:val="002F388E"/>
    <w:rsid w:val="003A500F"/>
    <w:rsid w:val="003B4E35"/>
    <w:rsid w:val="003B6DDD"/>
    <w:rsid w:val="003E1187"/>
    <w:rsid w:val="003E2663"/>
    <w:rsid w:val="00420AB7"/>
    <w:rsid w:val="0042355E"/>
    <w:rsid w:val="00486D44"/>
    <w:rsid w:val="004C66F0"/>
    <w:rsid w:val="00563D15"/>
    <w:rsid w:val="00693D1D"/>
    <w:rsid w:val="006E06AD"/>
    <w:rsid w:val="006F1065"/>
    <w:rsid w:val="006F6401"/>
    <w:rsid w:val="00825A9F"/>
    <w:rsid w:val="00847321"/>
    <w:rsid w:val="008D5968"/>
    <w:rsid w:val="009C5190"/>
    <w:rsid w:val="009D050C"/>
    <w:rsid w:val="00A04C79"/>
    <w:rsid w:val="00B66D62"/>
    <w:rsid w:val="00B975C5"/>
    <w:rsid w:val="00BD635B"/>
    <w:rsid w:val="00C17E0B"/>
    <w:rsid w:val="00CD0133"/>
    <w:rsid w:val="00CF43AB"/>
    <w:rsid w:val="00D15492"/>
    <w:rsid w:val="00D730C6"/>
    <w:rsid w:val="00D80D39"/>
    <w:rsid w:val="00D93E72"/>
    <w:rsid w:val="00DC0CCE"/>
    <w:rsid w:val="00DE085E"/>
    <w:rsid w:val="00E0238C"/>
    <w:rsid w:val="00E4687B"/>
    <w:rsid w:val="00E518B8"/>
    <w:rsid w:val="00E91FAC"/>
    <w:rsid w:val="00EB63AC"/>
    <w:rsid w:val="00ED77C9"/>
    <w:rsid w:val="00EE29F2"/>
    <w:rsid w:val="00F00A17"/>
    <w:rsid w:val="00F13B9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BC223"/>
  <w15:chartTrackingRefBased/>
  <w15:docId w15:val="{4A198DAA-4E48-4FC4-BF57-C3878C3D2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663"/>
    <w:rPr>
      <w:rFonts w:ascii="Times New Roman" w:hAnsi="Times New Roman" w:cs="Times New Roman"/>
    </w:rPr>
  </w:style>
  <w:style w:type="paragraph" w:styleId="Heading1">
    <w:name w:val="heading 1"/>
    <w:basedOn w:val="Normal"/>
    <w:next w:val="Normal"/>
    <w:link w:val="Heading1Char"/>
    <w:uiPriority w:val="9"/>
    <w:qFormat/>
    <w:rsid w:val="003B6DDD"/>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next w:val="Normal"/>
    <w:link w:val="Heading2Char"/>
    <w:uiPriority w:val="9"/>
    <w:semiHidden/>
    <w:unhideWhenUsed/>
    <w:qFormat/>
    <w:rsid w:val="003B6DDD"/>
    <w:pPr>
      <w:keepNext/>
      <w:keepLines/>
      <w:spacing w:before="40" w:after="0"/>
      <w:outlineLvl w:val="1"/>
    </w:pPr>
    <w:rPr>
      <w:rFonts w:ascii="Arial Black" w:eastAsiaTheme="majorEastAsia" w:hAnsi="Arial Black"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DDD"/>
    <w:rPr>
      <w:rFonts w:ascii="Arial Black" w:eastAsiaTheme="majorEastAsia" w:hAnsi="Arial Black" w:cstheme="majorBidi"/>
      <w:color w:val="000000" w:themeColor="text1"/>
      <w:sz w:val="32"/>
      <w:szCs w:val="32"/>
    </w:rPr>
  </w:style>
  <w:style w:type="character" w:customStyle="1" w:styleId="Heading2Char">
    <w:name w:val="Heading 2 Char"/>
    <w:basedOn w:val="DefaultParagraphFont"/>
    <w:link w:val="Heading2"/>
    <w:uiPriority w:val="9"/>
    <w:semiHidden/>
    <w:rsid w:val="003B6DDD"/>
    <w:rPr>
      <w:rFonts w:ascii="Arial Black" w:eastAsiaTheme="majorEastAsia" w:hAnsi="Arial Black" w:cstheme="majorBidi"/>
      <w:color w:val="000000" w:themeColor="text1"/>
      <w:sz w:val="26"/>
      <w:szCs w:val="26"/>
    </w:rPr>
  </w:style>
  <w:style w:type="paragraph" w:styleId="ListParagraph">
    <w:name w:val="List Paragraph"/>
    <w:basedOn w:val="Normal"/>
    <w:uiPriority w:val="34"/>
    <w:qFormat/>
    <w:rsid w:val="003B6DDD"/>
    <w:pPr>
      <w:ind w:left="720"/>
      <w:contextualSpacing/>
    </w:pPr>
  </w:style>
  <w:style w:type="table" w:styleId="TableGrid">
    <w:name w:val="Table Grid"/>
    <w:basedOn w:val="TableNormal"/>
    <w:uiPriority w:val="39"/>
    <w:rsid w:val="0008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5A659C-2B7F-4DEC-9B98-A8032EED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15</Pages>
  <Words>2551</Words>
  <Characters>14545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#SHEARMAN CHUA WEI JIE#</dc:creator>
  <cp:keywords/>
  <dc:description/>
  <cp:lastModifiedBy>#SHEARMAN CHUA WEI JIE#</cp:lastModifiedBy>
  <cp:revision>23</cp:revision>
  <dcterms:created xsi:type="dcterms:W3CDTF">2020-09-06T08:28:00Z</dcterms:created>
  <dcterms:modified xsi:type="dcterms:W3CDTF">2020-09-20T12:20:00Z</dcterms:modified>
</cp:coreProperties>
</file>